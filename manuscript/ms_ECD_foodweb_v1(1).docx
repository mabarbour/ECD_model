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9B98F" w14:textId="6440BA9A" w:rsidR="00B8353A" w:rsidRDefault="00090F04"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bookmarkStart w:id="0" w:name="OLE_LINK1"/>
      <w:bookmarkStart w:id="1" w:name="OLE_LINK2"/>
      <w:r>
        <w:rPr>
          <w:rFonts w:ascii="Times New Roman" w:hAnsi="Times New Roman" w:cs="Times New Roman"/>
          <w:b/>
          <w:bCs/>
          <w:color w:val="000000"/>
        </w:rPr>
        <w:t>Ecological character displacement can destabilize food-web dynamics</w:t>
      </w:r>
    </w:p>
    <w:bookmarkEnd w:id="0"/>
    <w:bookmarkEnd w:id="1"/>
    <w:p w14:paraId="084069C3" w14:textId="0F147B6F" w:rsidR="00B8353A" w:rsidRPr="00090F04"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vertAlign w:val="superscript"/>
        </w:rPr>
      </w:pPr>
      <w:r w:rsidRPr="00746969">
        <w:rPr>
          <w:rFonts w:ascii="Times New Roman" w:hAnsi="Times New Roman" w:cs="Times New Roman"/>
          <w:color w:val="000000"/>
        </w:rPr>
        <w:t>Matthew A. Barbour</w:t>
      </w:r>
      <w:r w:rsidRPr="00746969">
        <w:rPr>
          <w:rFonts w:ascii="Times New Roman" w:hAnsi="Times New Roman" w:cs="Times New Roman"/>
          <w:color w:val="000000"/>
          <w:vertAlign w:val="superscript"/>
        </w:rPr>
        <w:t>a</w:t>
      </w:r>
      <w:proofErr w:type="gramStart"/>
      <w:r w:rsidRPr="00746969">
        <w:rPr>
          <w:rFonts w:ascii="Times New Roman" w:hAnsi="Times New Roman" w:cs="Times New Roman"/>
          <w:color w:val="000000"/>
          <w:vertAlign w:val="superscript"/>
        </w:rPr>
        <w:t>,1</w:t>
      </w:r>
      <w:proofErr w:type="gramEnd"/>
      <w:r w:rsidR="00090F04">
        <w:rPr>
          <w:rFonts w:ascii="Times New Roman" w:hAnsi="Times New Roman" w:cs="Times New Roman"/>
          <w:color w:val="000000"/>
        </w:rPr>
        <w:t xml:space="preserve">, </w:t>
      </w:r>
      <w:r w:rsidRPr="00746969">
        <w:rPr>
          <w:rFonts w:ascii="Times New Roman" w:hAnsi="Times New Roman" w:cs="Times New Roman"/>
          <w:color w:val="000000"/>
        </w:rPr>
        <w:t xml:space="preserve">Seth </w:t>
      </w:r>
      <w:proofErr w:type="spellStart"/>
      <w:r w:rsidRPr="00746969">
        <w:rPr>
          <w:rFonts w:ascii="Times New Roman" w:hAnsi="Times New Roman" w:cs="Times New Roman"/>
          <w:color w:val="000000"/>
        </w:rPr>
        <w:t>Rudman</w:t>
      </w:r>
      <w:r w:rsidRPr="00746969">
        <w:rPr>
          <w:rFonts w:ascii="Times New Roman" w:hAnsi="Times New Roman" w:cs="Times New Roman"/>
          <w:color w:val="000000"/>
          <w:vertAlign w:val="superscript"/>
        </w:rPr>
        <w:t>a</w:t>
      </w:r>
      <w:proofErr w:type="spellEnd"/>
      <w:r w:rsidR="00090F04">
        <w:rPr>
          <w:rFonts w:ascii="Times New Roman" w:hAnsi="Times New Roman" w:cs="Times New Roman"/>
          <w:color w:val="000000"/>
        </w:rPr>
        <w:t xml:space="preserve">, and Sarah </w:t>
      </w:r>
      <w:proofErr w:type="spellStart"/>
      <w:r w:rsidR="00090F04">
        <w:rPr>
          <w:rFonts w:ascii="Times New Roman" w:hAnsi="Times New Roman" w:cs="Times New Roman"/>
          <w:color w:val="000000"/>
        </w:rPr>
        <w:t>Otto</w:t>
      </w:r>
      <w:r w:rsidR="00090F04">
        <w:rPr>
          <w:rFonts w:ascii="Times New Roman" w:hAnsi="Times New Roman" w:cs="Times New Roman"/>
          <w:color w:val="000000"/>
          <w:vertAlign w:val="superscript"/>
        </w:rPr>
        <w:t>a</w:t>
      </w:r>
      <w:proofErr w:type="spellEnd"/>
    </w:p>
    <w:p w14:paraId="2A2603E8"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0F709940"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roofErr w:type="spellStart"/>
      <w:proofErr w:type="gramStart"/>
      <w:r w:rsidRPr="00746969">
        <w:rPr>
          <w:rFonts w:ascii="Times New Roman" w:hAnsi="Times New Roman" w:cs="Times New Roman"/>
          <w:color w:val="000000"/>
          <w:vertAlign w:val="superscript"/>
        </w:rPr>
        <w:t>a</w:t>
      </w:r>
      <w:r w:rsidRPr="00746969">
        <w:rPr>
          <w:rFonts w:ascii="Times New Roman" w:hAnsi="Times New Roman" w:cs="Times New Roman"/>
          <w:color w:val="000000"/>
        </w:rPr>
        <w:t>Department</w:t>
      </w:r>
      <w:proofErr w:type="spellEnd"/>
      <w:proofErr w:type="gramEnd"/>
      <w:r w:rsidRPr="00746969">
        <w:rPr>
          <w:rFonts w:ascii="Times New Roman" w:hAnsi="Times New Roman" w:cs="Times New Roman"/>
          <w:color w:val="000000"/>
        </w:rPr>
        <w:t xml:space="preserve"> of Zoology, University of British Columbia, #4200-6270 University Blvd., Vancouver, B.C., V6T 1Z4, Canada.</w:t>
      </w:r>
    </w:p>
    <w:p w14:paraId="6DB3E80A"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29D9C5E3"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746969">
        <w:rPr>
          <w:rFonts w:ascii="Times New Roman" w:hAnsi="Times New Roman" w:cs="Times New Roman"/>
          <w:b/>
          <w:color w:val="000000"/>
          <w:vertAlign w:val="superscript"/>
        </w:rPr>
        <w:t>1</w:t>
      </w:r>
      <w:r w:rsidRPr="00746969">
        <w:rPr>
          <w:rFonts w:ascii="Times New Roman" w:hAnsi="Times New Roman" w:cs="Times New Roman"/>
          <w:b/>
          <w:color w:val="000000"/>
        </w:rPr>
        <w:t>Corresponding author:</w:t>
      </w:r>
      <w:r w:rsidRPr="00746969">
        <w:rPr>
          <w:rFonts w:ascii="Times New Roman" w:hAnsi="Times New Roman" w:cs="Times New Roman"/>
          <w:color w:val="000000"/>
        </w:rPr>
        <w:t xml:space="preserve"> Matthew A. Barbour, Department of Zoology, University of British Columbia, #4200-6270 University Blvd., Vancouver, B.C., V6T 1Z4, Canada. Telephone: (604) 446-8576, Email: barbour@zoology.ubc.ca.</w:t>
      </w:r>
    </w:p>
    <w:p w14:paraId="228971DB"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0DE1909D"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21759767"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373DFF05"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606D29EC"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56EE2B09"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09F5CC1E"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35A45831"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7CD8199A"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095B25EE" w14:textId="77777777" w:rsidR="00B8353A"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08CACE0B" w14:textId="77777777" w:rsidR="00B8353A"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674F2069" w14:textId="77777777" w:rsidR="00B8353A"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619B409F" w14:textId="70874AB0"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Cs/>
          <w:color w:val="000000"/>
        </w:rPr>
      </w:pPr>
      <w:r w:rsidRPr="00746969">
        <w:rPr>
          <w:rFonts w:ascii="Times New Roman" w:hAnsi="Times New Roman" w:cs="Times New Roman"/>
          <w:b/>
          <w:bCs/>
          <w:color w:val="000000"/>
        </w:rPr>
        <w:t>Keywords:</w:t>
      </w:r>
      <w:r w:rsidR="00090F04">
        <w:rPr>
          <w:rFonts w:ascii="Times New Roman" w:hAnsi="Times New Roman" w:cs="Times New Roman"/>
          <w:bCs/>
          <w:color w:val="000000"/>
        </w:rPr>
        <w:t xml:space="preserve"> competition; eco-evolutionary dynamics;</w:t>
      </w:r>
      <w:r w:rsidRPr="00746969">
        <w:rPr>
          <w:rFonts w:ascii="Times New Roman" w:hAnsi="Times New Roman" w:cs="Times New Roman"/>
          <w:bCs/>
          <w:color w:val="000000"/>
        </w:rPr>
        <w:t xml:space="preserve"> ecological</w:t>
      </w:r>
      <w:r w:rsidR="00090F04">
        <w:rPr>
          <w:rFonts w:ascii="Times New Roman" w:hAnsi="Times New Roman" w:cs="Times New Roman"/>
          <w:bCs/>
          <w:color w:val="000000"/>
        </w:rPr>
        <w:t xml:space="preserve"> speciation; three-spine stickleback;</w:t>
      </w:r>
      <w:r w:rsidRPr="00746969">
        <w:rPr>
          <w:rFonts w:ascii="Times New Roman" w:hAnsi="Times New Roman" w:cs="Times New Roman"/>
          <w:bCs/>
          <w:color w:val="000000"/>
        </w:rPr>
        <w:t xml:space="preserve"> zooplankton</w:t>
      </w:r>
    </w:p>
    <w:p w14:paraId="6D9FB834" w14:textId="79DAF2AD"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b/>
        </w:rPr>
        <w:lastRenderedPageBreak/>
        <w:t>Abstract</w:t>
      </w:r>
    </w:p>
    <w:p w14:paraId="236AA651"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rPr>
        <w:t xml:space="preserve">Ecological character displacement is likely a major driver of diversification and adaptive radiation; however, there has been little work examining the consequences of character displacement on other species within the ecological community. Given the growing recognition for the role of evolution in structuring ecological communities, understanding how major evolutionary processes impact ecology is increasingly important. Here, we build a mathematical model to predict how ecological character displacement in a consumer will affect food-web dynamics. We then compared these predictions to results from a natural system, where a fish consumer (three-spine stickleback) has become locally adapted to different aquatic habitats with different resources (benthic vs. limnetic zones). Our model suggested that increasing ecological character displacement decreases the equilibrium density of resources, and with sufficient divergence, results in more oscillatory (destabilizing) consumer-resource dynamics. In support of this prediction, we found that the biomass density of zooplankton (resource) in lakes with two species of stickleback was only a fraction of that found in lakes with one species, varying from 4 to 41%. Moreover, we found that the biomass density of zooplankton was 2-fold more variable (CV) in lakes with two vs. one species of stickleback. These results suggest that ecological character displacement can eventually have a negative feedback on food-web persistence in the absence of other processes. </w:t>
      </w:r>
    </w:p>
    <w:p w14:paraId="4D7B3BFB"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0BB8DBC3"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4DD37792"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b/>
        </w:rPr>
      </w:pPr>
    </w:p>
    <w:p w14:paraId="76C989AB"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b/>
        </w:rPr>
      </w:pPr>
    </w:p>
    <w:p w14:paraId="2CB35B6F"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b/>
        </w:rPr>
        <w:t>Introduction</w:t>
      </w:r>
    </w:p>
    <w:p w14:paraId="60E7EE88"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rPr>
        <w:t>Ecological character displacement, defined as the “process of phenotypic evolution in a species generated or maintained by [exploitative] resource competition with one or more coexisting species” (</w:t>
      </w:r>
      <w:proofErr w:type="spellStart"/>
      <w:r w:rsidRPr="00746969">
        <w:rPr>
          <w:rFonts w:ascii="Times New Roman" w:eastAsia="Times New Roman" w:hAnsi="Times New Roman" w:cs="Times New Roman"/>
        </w:rPr>
        <w:t>Schluter</w:t>
      </w:r>
      <w:proofErr w:type="spellEnd"/>
      <w:r w:rsidRPr="00746969">
        <w:rPr>
          <w:rFonts w:ascii="Times New Roman" w:eastAsia="Times New Roman" w:hAnsi="Times New Roman" w:cs="Times New Roman"/>
        </w:rPr>
        <w:t xml:space="preserve"> 2000), is thought to be a major driver of diversification and adaptive radiation (</w:t>
      </w:r>
      <w:proofErr w:type="spellStart"/>
      <w:r w:rsidRPr="00746969">
        <w:rPr>
          <w:rFonts w:ascii="Times New Roman" w:eastAsia="Times New Roman" w:hAnsi="Times New Roman" w:cs="Times New Roman"/>
        </w:rPr>
        <w:t>Schluter</w:t>
      </w:r>
      <w:proofErr w:type="spellEnd"/>
      <w:r w:rsidRPr="00746969">
        <w:rPr>
          <w:rFonts w:ascii="Times New Roman" w:eastAsia="Times New Roman" w:hAnsi="Times New Roman" w:cs="Times New Roman"/>
        </w:rPr>
        <w:t xml:space="preserve"> 2000; Pfennig &amp; Pfennig 2010; Stuart &amp; </w:t>
      </w:r>
      <w:proofErr w:type="spellStart"/>
      <w:r w:rsidRPr="00746969">
        <w:rPr>
          <w:rFonts w:ascii="Times New Roman" w:eastAsia="Times New Roman" w:hAnsi="Times New Roman" w:cs="Times New Roman"/>
        </w:rPr>
        <w:t>Losos</w:t>
      </w:r>
      <w:proofErr w:type="spellEnd"/>
      <w:r w:rsidRPr="00746969">
        <w:rPr>
          <w:rFonts w:ascii="Times New Roman" w:eastAsia="Times New Roman" w:hAnsi="Times New Roman" w:cs="Times New Roman"/>
        </w:rPr>
        <w:t xml:space="preserve"> 2013). Indeed, over the past 40 years, a large body of theoretical (e.g. Abrams 1986; Taper &amp; Case 1992; </w:t>
      </w:r>
      <w:proofErr w:type="spellStart"/>
      <w:r w:rsidRPr="00746969">
        <w:rPr>
          <w:rFonts w:ascii="Times New Roman" w:eastAsia="Times New Roman" w:hAnsi="Times New Roman" w:cs="Times New Roman"/>
        </w:rPr>
        <w:t>Doebeli</w:t>
      </w:r>
      <w:proofErr w:type="spellEnd"/>
      <w:r w:rsidRPr="00746969">
        <w:rPr>
          <w:rFonts w:ascii="Times New Roman" w:eastAsia="Times New Roman" w:hAnsi="Times New Roman" w:cs="Times New Roman"/>
        </w:rPr>
        <w:t xml:space="preserve"> 1996) and empirical (reviewed in </w:t>
      </w:r>
      <w:proofErr w:type="spellStart"/>
      <w:r w:rsidRPr="00746969">
        <w:rPr>
          <w:rFonts w:ascii="Times New Roman" w:eastAsia="Times New Roman" w:hAnsi="Times New Roman" w:cs="Times New Roman"/>
        </w:rPr>
        <w:t>Schluter</w:t>
      </w:r>
      <w:proofErr w:type="spellEnd"/>
      <w:r w:rsidRPr="00746969">
        <w:rPr>
          <w:rFonts w:ascii="Times New Roman" w:eastAsia="Times New Roman" w:hAnsi="Times New Roman" w:cs="Times New Roman"/>
        </w:rPr>
        <w:t xml:space="preserve"> 2000; Dayan &amp; </w:t>
      </w:r>
      <w:proofErr w:type="spellStart"/>
      <w:r w:rsidRPr="00746969">
        <w:rPr>
          <w:rFonts w:ascii="Times New Roman" w:eastAsia="Times New Roman" w:hAnsi="Times New Roman" w:cs="Times New Roman"/>
        </w:rPr>
        <w:t>Simberloff</w:t>
      </w:r>
      <w:proofErr w:type="spellEnd"/>
      <w:r w:rsidRPr="00746969">
        <w:rPr>
          <w:rFonts w:ascii="Times New Roman" w:eastAsia="Times New Roman" w:hAnsi="Times New Roman" w:cs="Times New Roman"/>
        </w:rPr>
        <w:t xml:space="preserve"> 2005; Stuart &amp; </w:t>
      </w:r>
      <w:proofErr w:type="spellStart"/>
      <w:r w:rsidRPr="00746969">
        <w:rPr>
          <w:rFonts w:ascii="Times New Roman" w:eastAsia="Times New Roman" w:hAnsi="Times New Roman" w:cs="Times New Roman"/>
        </w:rPr>
        <w:t>Losos</w:t>
      </w:r>
      <w:proofErr w:type="spellEnd"/>
      <w:r w:rsidRPr="00746969">
        <w:rPr>
          <w:rFonts w:ascii="Times New Roman" w:eastAsia="Times New Roman" w:hAnsi="Times New Roman" w:cs="Times New Roman"/>
        </w:rPr>
        <w:t xml:space="preserve"> 2013) work has been generated to understand how exploitative competition for resources leads to character divergence between consumers in </w:t>
      </w:r>
      <w:proofErr w:type="spellStart"/>
      <w:r w:rsidRPr="00746969">
        <w:rPr>
          <w:rFonts w:ascii="Times New Roman" w:eastAsia="Times New Roman" w:hAnsi="Times New Roman" w:cs="Times New Roman"/>
        </w:rPr>
        <w:t>sympatry</w:t>
      </w:r>
      <w:proofErr w:type="spellEnd"/>
      <w:r w:rsidRPr="00746969">
        <w:rPr>
          <w:rFonts w:ascii="Times New Roman" w:eastAsia="Times New Roman" w:hAnsi="Times New Roman" w:cs="Times New Roman"/>
        </w:rPr>
        <w:t xml:space="preserve">. Yet, although the process of ecological character displacement is driven by the interplay between competition and trait change, and hence is strongly dependent on resource availability, little of the work to date has explicitly considered how character displacement impacts other species within the community. Similarly, research on food-web dynamics has largely ignored the potential role of evolution in altering interactions and stability.  Given the emerging evidence that rapid evolution can drive ecological dynamics (Hairston et al. 2005, Post et al. 2008, Harmon et al. 2009, </w:t>
      </w:r>
      <w:proofErr w:type="spellStart"/>
      <w:r w:rsidRPr="00746969">
        <w:rPr>
          <w:rFonts w:ascii="Times New Roman" w:eastAsia="Times New Roman" w:hAnsi="Times New Roman" w:cs="Times New Roman"/>
        </w:rPr>
        <w:t>Schoener</w:t>
      </w:r>
      <w:proofErr w:type="spellEnd"/>
      <w:r w:rsidRPr="00746969">
        <w:rPr>
          <w:rFonts w:ascii="Times New Roman" w:eastAsia="Times New Roman" w:hAnsi="Times New Roman" w:cs="Times New Roman"/>
        </w:rPr>
        <w:t xml:space="preserve"> 2011, Rudman et al. 2015), understanding the ecological consequences of character displacement is a natural first step in investigating how evolutionary processes affect food-web dynamics.</w:t>
      </w:r>
    </w:p>
    <w:p w14:paraId="3CB6C28E"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4A5291AF"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rPr>
        <w:t>Ecological character displacement may affect food-web dynamics in several ways. Perhaps the most obvious is that the evolution of characters that enhance a consumer’s ability to capture resources will increase the interaction strength and ultimately decrease average resource abundance (Murdoch et al. 2003, McCann et al. 2012). In addition to decreasing resource abundance, increases in a consumer’s ability to capture resources, tends to destabilize consumer-resource interactions (Murdoch et al. 2003, McCann et al. 2012). This occurs because increases in a consumer’s attack rate results in the resource being suppressed well below its carrying capacity, which if sufficient enough, can generate oscillations, and hence less stable, consumer-resource dynamics (</w:t>
      </w:r>
      <w:proofErr w:type="spellStart"/>
      <w:r w:rsidRPr="00746969">
        <w:rPr>
          <w:rFonts w:ascii="Times New Roman" w:eastAsia="Times New Roman" w:hAnsi="Times New Roman" w:cs="Times New Roman"/>
        </w:rPr>
        <w:t>Rosenzweig</w:t>
      </w:r>
      <w:proofErr w:type="spellEnd"/>
      <w:r w:rsidRPr="00746969">
        <w:rPr>
          <w:rFonts w:ascii="Times New Roman" w:eastAsia="Times New Roman" w:hAnsi="Times New Roman" w:cs="Times New Roman"/>
        </w:rPr>
        <w:t xml:space="preserve"> 1971; Murdoch et al. 2003). Experimental decreases in interaction strength between consumers and </w:t>
      </w:r>
      <w:proofErr w:type="gramStart"/>
      <w:r w:rsidRPr="00746969">
        <w:rPr>
          <w:rFonts w:ascii="Times New Roman" w:eastAsia="Times New Roman" w:hAnsi="Times New Roman" w:cs="Times New Roman"/>
        </w:rPr>
        <w:t>resources has</w:t>
      </w:r>
      <w:proofErr w:type="gramEnd"/>
      <w:r w:rsidRPr="00746969">
        <w:rPr>
          <w:rFonts w:ascii="Times New Roman" w:eastAsia="Times New Roman" w:hAnsi="Times New Roman" w:cs="Times New Roman"/>
        </w:rPr>
        <w:t xml:space="preserve"> been shown to promote coexistence between consumers and resources (</w:t>
      </w:r>
      <w:proofErr w:type="spellStart"/>
      <w:r w:rsidRPr="00746969">
        <w:rPr>
          <w:rFonts w:ascii="Times New Roman" w:eastAsia="Times New Roman" w:hAnsi="Times New Roman" w:cs="Times New Roman"/>
        </w:rPr>
        <w:t>Luckinbill</w:t>
      </w:r>
      <w:proofErr w:type="spellEnd"/>
      <w:r w:rsidRPr="00746969">
        <w:rPr>
          <w:rFonts w:ascii="Times New Roman" w:eastAsia="Times New Roman" w:hAnsi="Times New Roman" w:cs="Times New Roman"/>
        </w:rPr>
        <w:t xml:space="preserve"> 1973). Moreover, there is broad support that specialized consumers, since they are tightly coupled to their resources, tend to exhibit consumer-resource cycles, whereas this is not the case for generalists (Murdoch et al. 2002).  </w:t>
      </w:r>
    </w:p>
    <w:p w14:paraId="5CABC715"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450148AB"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rPr>
        <w:t xml:space="preserve">On the other hand, relatively specialized consumers have also been shown to be a strongly stabilizing force in food webs (McCann et al. 2005). This is because these more specialized consumers may generate asynchrony in the dynamics of patchily distributed resources. This asynchrony in resources then permits consumers to </w:t>
      </w:r>
      <w:r>
        <w:rPr>
          <w:rFonts w:ascii="Times New Roman" w:eastAsia="Times New Roman" w:hAnsi="Times New Roman" w:cs="Times New Roman"/>
        </w:rPr>
        <w:t xml:space="preserve">move to habitat patches with higher resource densities after they have depleted the resources in a different patch. </w:t>
      </w:r>
      <w:r w:rsidRPr="00746969">
        <w:rPr>
          <w:rFonts w:ascii="Times New Roman" w:eastAsia="Times New Roman" w:hAnsi="Times New Roman" w:cs="Times New Roman"/>
        </w:rPr>
        <w:t>If, for example, the consumers were not specialized, then the resources would exhibit the</w:t>
      </w:r>
      <w:r>
        <w:rPr>
          <w:rFonts w:ascii="Times New Roman" w:eastAsia="Times New Roman" w:hAnsi="Times New Roman" w:cs="Times New Roman"/>
        </w:rPr>
        <w:t xml:space="preserve"> same dynamics, so when the resources at low densities, consumers would be</w:t>
      </w:r>
      <w:r w:rsidRPr="00746969">
        <w:rPr>
          <w:rFonts w:ascii="Times New Roman" w:eastAsia="Times New Roman" w:hAnsi="Times New Roman" w:cs="Times New Roman"/>
        </w:rPr>
        <w:t xml:space="preserve"> unable to switch to alternative resources, which </w:t>
      </w:r>
      <w:r>
        <w:rPr>
          <w:rFonts w:ascii="Times New Roman" w:eastAsia="Times New Roman" w:hAnsi="Times New Roman" w:cs="Times New Roman"/>
        </w:rPr>
        <w:t>would cause</w:t>
      </w:r>
      <w:r w:rsidRPr="00746969">
        <w:rPr>
          <w:rFonts w:ascii="Times New Roman" w:eastAsia="Times New Roman" w:hAnsi="Times New Roman" w:cs="Times New Roman"/>
        </w:rPr>
        <w:t xml:space="preserve"> the consumer populations to crash, and oscillate more with their resources (McCann et al. 2005). Consequently, whether ecological character displacement will tend to stabilize (via asynchronous resource dynamics) or destabilize (via increased interaction strength) food webs is unclear.</w:t>
      </w:r>
    </w:p>
    <w:p w14:paraId="5D4DB25E"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08C0AFB8" w14:textId="77777777" w:rsidR="00090F04" w:rsidRPr="00746969" w:rsidRDefault="00090F04" w:rsidP="00090F04">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rPr>
        <w:t xml:space="preserve">Here, we address this knowledge gap by building a mathematical model to examine how ecological character displacement affects consumer-resource dynamics. We then compared the predictions from our model to one of the most </w:t>
      </w:r>
      <w:proofErr w:type="gramStart"/>
      <w:r w:rsidRPr="00746969">
        <w:rPr>
          <w:rFonts w:ascii="Times New Roman" w:eastAsia="Times New Roman" w:hAnsi="Times New Roman" w:cs="Times New Roman"/>
        </w:rPr>
        <w:t>well-studied</w:t>
      </w:r>
      <w:proofErr w:type="gramEnd"/>
      <w:r w:rsidRPr="00746969">
        <w:rPr>
          <w:rFonts w:ascii="Times New Roman" w:eastAsia="Times New Roman" w:hAnsi="Times New Roman" w:cs="Times New Roman"/>
        </w:rPr>
        <w:t xml:space="preserve"> examples of ecological character displacement in a natural system, </w:t>
      </w:r>
      <w:proofErr w:type="spellStart"/>
      <w:r w:rsidRPr="00746969">
        <w:rPr>
          <w:rFonts w:ascii="Times New Roman" w:eastAsia="Times New Roman" w:hAnsi="Times New Roman" w:cs="Times New Roman"/>
        </w:rPr>
        <w:t>threespine</w:t>
      </w:r>
      <w:proofErr w:type="spellEnd"/>
      <w:r w:rsidRPr="00746969">
        <w:rPr>
          <w:rFonts w:ascii="Times New Roman" w:eastAsia="Times New Roman" w:hAnsi="Times New Roman" w:cs="Times New Roman"/>
        </w:rPr>
        <w:t xml:space="preserve"> stickleback in lakes of south</w:t>
      </w:r>
      <w:r>
        <w:rPr>
          <w:rFonts w:ascii="Times New Roman" w:eastAsia="Times New Roman" w:hAnsi="Times New Roman" w:cs="Times New Roman"/>
        </w:rPr>
        <w:t xml:space="preserve">ern </w:t>
      </w:r>
      <w:r w:rsidRPr="00746969">
        <w:rPr>
          <w:rFonts w:ascii="Times New Roman" w:eastAsia="Times New Roman" w:hAnsi="Times New Roman" w:cs="Times New Roman"/>
        </w:rPr>
        <w:t>British Columbia.</w:t>
      </w:r>
    </w:p>
    <w:p w14:paraId="01340769"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440CF9B9"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sidRPr="00746969">
        <w:rPr>
          <w:rFonts w:ascii="Times New Roman" w:hAnsi="Times New Roman" w:cs="Times New Roman"/>
          <w:b/>
        </w:rPr>
        <w:t>Model</w:t>
      </w:r>
      <w:r>
        <w:rPr>
          <w:rFonts w:ascii="Times New Roman" w:hAnsi="Times New Roman" w:cs="Times New Roman"/>
          <w:b/>
        </w:rPr>
        <w:t xml:space="preserve"> and Analytical Methods</w:t>
      </w:r>
    </w:p>
    <w:p w14:paraId="40D4F8FD"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sidRPr="00746969">
        <w:rPr>
          <w:rFonts w:ascii="Times New Roman" w:hAnsi="Times New Roman" w:cs="Times New Roman"/>
        </w:rPr>
        <w:t xml:space="preserve">To model the effect of </w:t>
      </w:r>
      <w:r>
        <w:rPr>
          <w:rFonts w:ascii="Times New Roman" w:hAnsi="Times New Roman" w:cs="Times New Roman"/>
        </w:rPr>
        <w:t>resource specialization on consumer-resource dynamics in a competitive system</w:t>
      </w:r>
      <w:r w:rsidRPr="00746969">
        <w:rPr>
          <w:rFonts w:ascii="Times New Roman" w:hAnsi="Times New Roman" w:cs="Times New Roman"/>
        </w:rPr>
        <w:t xml:space="preserve">, </w:t>
      </w:r>
      <w:r>
        <w:rPr>
          <w:rFonts w:ascii="Times New Roman" w:hAnsi="Times New Roman" w:cs="Times New Roman"/>
        </w:rPr>
        <w:t xml:space="preserve">we used the following equations: </w:t>
      </w:r>
    </w:p>
    <w:p w14:paraId="4560CB7D" w14:textId="687A3481" w:rsidR="00B8353A" w:rsidRPr="00746969"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jc w:val="both"/>
        <w:rPr>
          <w:rFonts w:ascii="Times New Roman" w:hAnsi="Times New Roman" w:cs="Times New Roman"/>
        </w:rPr>
      </w:pPr>
      <m:oMathPara>
        <m:oMathParaPr>
          <m:jc m:val="left"/>
        </m:oMathParaPr>
        <m:oMath>
          <m:f>
            <m:fPr>
              <m:ctrlPr>
                <w:rPr>
                  <w:rFonts w:ascii="Cambria Math" w:hAnsi="Cambria Math" w:cs="Times New Roman"/>
                  <w:i/>
                </w:rPr>
              </m:ctrlPr>
            </m:fPr>
            <m:num>
              <m:r>
                <m:rPr>
                  <m:sty m:val="p"/>
                </m:rPr>
                <w:rPr>
                  <w:rStyle w:val="CommentReference"/>
                </w:rPr>
                <w:annotationRef/>
              </m:r>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m:oMathPara>
    </w:p>
    <w:p w14:paraId="2D6B627D" w14:textId="75975239" w:rsidR="00B8353A" w:rsidRPr="00746969"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jc w:val="both"/>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m:oMathPara>
    </w:p>
    <w:p w14:paraId="0BAE145A" w14:textId="058F2CEC" w:rsidR="00B8353A" w:rsidRPr="00746969"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jc w:val="both"/>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11</m:t>
                  </m:r>
                </m:sub>
              </m:sSub>
              <m:r>
                <w:rPr>
                  <w:rFonts w:ascii="Cambria Math" w:hAnsi="Cambria Math" w:cs="Times New Roman"/>
                </w:rPr>
                <m:t>F</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12</m:t>
                  </m:r>
                </m:sub>
              </m:sSub>
              <m:r>
                <w:rPr>
                  <w:rFonts w:ascii="Cambria Math" w:hAnsi="Cambria Math" w:cs="Times New Roman"/>
                </w:rPr>
                <m:t>F</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oMath>
      </m:oMathPara>
    </w:p>
    <w:p w14:paraId="304F8A5A" w14:textId="13294496" w:rsidR="00B8353A" w:rsidRPr="00746969"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jc w:val="both"/>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21</m:t>
                  </m:r>
                </m:sub>
              </m:sSub>
              <m:r>
                <w:rPr>
                  <w:rFonts w:ascii="Cambria Math" w:hAnsi="Cambria Math" w:cs="Times New Roman"/>
                </w:rPr>
                <m:t>F</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22</m:t>
                  </m:r>
                </m:sub>
              </m:sSub>
              <m:r>
                <w:rPr>
                  <w:rFonts w:ascii="Cambria Math" w:hAnsi="Cambria Math" w:cs="Times New Roman"/>
                </w:rPr>
                <m:t>F</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oMath>
      </m:oMathPara>
    </w:p>
    <w:p w14:paraId="7739AF0E" w14:textId="159E32DC" w:rsidR="00B8353A" w:rsidRPr="00746969" w:rsidRDefault="008D2E7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Pr>
          <w:rFonts w:ascii="Times New Roman" w:hAnsi="Times New Roman" w:cs="Times New Roman"/>
        </w:rPr>
        <w:t>The</w:t>
      </w:r>
      <w:r w:rsidR="00B8353A">
        <w:rPr>
          <w:rFonts w:ascii="Times New Roman" w:hAnsi="Times New Roman" w:cs="Times New Roman"/>
        </w:rPr>
        <w:t xml:space="preserve"> general </w:t>
      </w:r>
      <w:r>
        <w:rPr>
          <w:rFonts w:ascii="Times New Roman" w:hAnsi="Times New Roman" w:cs="Times New Roman"/>
        </w:rPr>
        <w:t xml:space="preserve">form of this </w:t>
      </w:r>
      <w:r w:rsidR="00B8353A">
        <w:rPr>
          <w:rFonts w:ascii="Times New Roman" w:hAnsi="Times New Roman" w:cs="Times New Roman"/>
        </w:rPr>
        <w:t>model has been commonly used to study competition between two consumer species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B835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B8353A">
        <w:rPr>
          <w:rFonts w:ascii="Times New Roman" w:hAnsi="Times New Roman" w:cs="Times New Roman"/>
        </w:rPr>
        <w:t>) that i</w:t>
      </w:r>
      <w:r w:rsidR="007D4786">
        <w:rPr>
          <w:rFonts w:ascii="Times New Roman" w:hAnsi="Times New Roman" w:cs="Times New Roman"/>
        </w:rPr>
        <w:t xml:space="preserve">ndirectly compete by exploiting </w:t>
      </w:r>
      <w:r w:rsidR="00B8353A">
        <w:rPr>
          <w:rFonts w:ascii="Times New Roman" w:hAnsi="Times New Roman" w:cs="Times New Roman"/>
        </w:rPr>
        <w:t>the same two resource species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B8353A">
        <w:rPr>
          <w:rFonts w:ascii="Times New Roman" w:hAnsi="Times New Roman" w:cs="Times New Roman"/>
        </w:rPr>
        <w:t>,</w:t>
      </w:r>
      <w:r w:rsidR="00B8353A"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B8353A">
        <w:rPr>
          <w:rFonts w:ascii="Times New Roman" w:hAnsi="Times New Roman" w:cs="Times New Roman"/>
        </w:rPr>
        <w:t xml:space="preserve">)  (cite MacArthur, Abrams 1986, and others). </w:t>
      </w:r>
      <w:r w:rsidR="00B8353A" w:rsidRPr="00746969">
        <w:rPr>
          <w:rFonts w:ascii="Times New Roman" w:hAnsi="Times New Roman" w:cs="Times New Roman"/>
        </w:rPr>
        <w:t xml:space="preserve">For the resources, I assumed that they both exhibit logistic growth at the same rate, where </w:t>
      </w:r>
      <w:r w:rsidR="00B8353A" w:rsidRPr="00746969">
        <w:rPr>
          <w:rFonts w:ascii="Times New Roman" w:hAnsi="Times New Roman" w:cs="Times New Roman"/>
          <w:i/>
        </w:rPr>
        <w:t xml:space="preserve">r </w:t>
      </w:r>
      <w:r w:rsidR="00B8353A" w:rsidRPr="00746969">
        <w:rPr>
          <w:rFonts w:ascii="Times New Roman" w:hAnsi="Times New Roman" w:cs="Times New Roman"/>
        </w:rPr>
        <w:t xml:space="preserve">represents their population growth rate in the absence of consumers and </w:t>
      </w:r>
      <w:r w:rsidR="00B8353A" w:rsidRPr="00746969">
        <w:rPr>
          <w:rFonts w:ascii="Times New Roman" w:hAnsi="Times New Roman" w:cs="Times New Roman"/>
          <w:i/>
        </w:rPr>
        <w:t xml:space="preserve">K </w:t>
      </w:r>
      <w:r w:rsidR="00B8353A" w:rsidRPr="00746969">
        <w:rPr>
          <w:rFonts w:ascii="Times New Roman" w:hAnsi="Times New Roman" w:cs="Times New Roman"/>
        </w:rPr>
        <w:t xml:space="preserve">is their carrying capacity. For the consumers, I assumed that they convert each resource into new consumers at the same rate, </w:t>
      </w:r>
      <w:r w:rsidR="00B8353A" w:rsidRPr="00746969">
        <w:rPr>
          <w:rFonts w:ascii="Times New Roman" w:hAnsi="Times New Roman" w:cs="Times New Roman"/>
          <w:i/>
        </w:rPr>
        <w:t>e</w:t>
      </w:r>
      <w:r w:rsidR="00B8353A" w:rsidRPr="00746969">
        <w:rPr>
          <w:rFonts w:ascii="Times New Roman" w:hAnsi="Times New Roman" w:cs="Times New Roman"/>
        </w:rPr>
        <w:t xml:space="preserve">, and that they also experience the same rate of density-independent mortality, </w:t>
      </w:r>
      <w:r w:rsidR="00B8353A" w:rsidRPr="00746969">
        <w:rPr>
          <w:rFonts w:ascii="Times New Roman" w:hAnsi="Times New Roman" w:cs="Times New Roman"/>
          <w:i/>
        </w:rPr>
        <w:t>m</w:t>
      </w:r>
      <w:r w:rsidR="00B8353A" w:rsidRPr="00746969">
        <w:rPr>
          <w:rFonts w:ascii="Times New Roman" w:hAnsi="Times New Roman" w:cs="Times New Roman"/>
        </w:rPr>
        <w:t xml:space="preserve">. To </w:t>
      </w:r>
      <w:r w:rsidR="00C86CCD">
        <w:rPr>
          <w:rFonts w:ascii="Times New Roman" w:hAnsi="Times New Roman" w:cs="Times New Roman"/>
        </w:rPr>
        <w:t>model</w:t>
      </w:r>
      <w:r w:rsidR="00B8353A" w:rsidRPr="00746969">
        <w:rPr>
          <w:rFonts w:ascii="Times New Roman" w:hAnsi="Times New Roman" w:cs="Times New Roman"/>
        </w:rPr>
        <w:t xml:space="preserve"> the multispecies functional response of each consumer,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oMath>
      <w:r w:rsidR="00B8353A" w:rsidRPr="00746969">
        <w:rPr>
          <w:rFonts w:ascii="Times New Roman" w:hAnsi="Times New Roman" w:cs="Times New Roman"/>
        </w:rPr>
        <w:t xml:space="preserve">, I used a spatially implicit functional response developed by </w:t>
      </w:r>
      <w:r w:rsidR="00B8353A" w:rsidRPr="00746969">
        <w:rPr>
          <w:rFonts w:ascii="Times New Roman" w:hAnsi="Times New Roman" w:cs="Times New Roman"/>
        </w:rPr>
        <w:fldChar w:fldCharType="begin">
          <w:fldData xml:space="preserve">NgA5ADUAMABlADEAYwA3AC0AOABiADgANAAtADQANgAzADcALQA5AGQAZAA5AC0AZQA3ADQANgA0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</w:fldData>
        </w:fldChar>
      </w:r>
      <w:r w:rsidR="00B8353A" w:rsidRPr="00746969">
        <w:rPr>
          <w:rFonts w:ascii="Times New Roman" w:hAnsi="Times New Roman" w:cs="Times New Roman"/>
        </w:rPr>
        <w:instrText>ADDIN LABTIVA_CITE \* MERGEFORMAT</w:instrText>
      </w:r>
      <w:r w:rsidR="00B8353A" w:rsidRPr="00746969">
        <w:rPr>
          <w:rFonts w:ascii="Times New Roman" w:hAnsi="Times New Roman" w:cs="Times New Roman"/>
        </w:rPr>
      </w:r>
      <w:r w:rsidR="00B8353A" w:rsidRPr="00746969">
        <w:rPr>
          <w:rFonts w:ascii="Times New Roman" w:hAnsi="Times New Roman" w:cs="Times New Roman"/>
        </w:rPr>
        <w:fldChar w:fldCharType="separate"/>
      </w:r>
      <w:r w:rsidR="00B8353A" w:rsidRPr="00746969">
        <w:rPr>
          <w:rFonts w:ascii="Times New Roman" w:hAnsi="Times New Roman" w:cs="Times New Roman"/>
          <w:noProof/>
          <w:color w:val="000000"/>
        </w:rPr>
        <w:t xml:space="preserve">McCann </w:t>
      </w:r>
      <w:r w:rsidR="00B8353A" w:rsidRPr="00746969">
        <w:rPr>
          <w:rFonts w:ascii="Times New Roman" w:hAnsi="Times New Roman" w:cs="Times New Roman"/>
          <w:i/>
          <w:iCs/>
          <w:noProof/>
          <w:color w:val="000000"/>
        </w:rPr>
        <w:t>et al.</w:t>
      </w:r>
      <w:r w:rsidR="00B8353A" w:rsidRPr="00746969">
        <w:rPr>
          <w:rFonts w:ascii="Times New Roman" w:hAnsi="Times New Roman" w:cs="Times New Roman"/>
          <w:noProof/>
          <w:color w:val="000000"/>
        </w:rPr>
        <w:t xml:space="preserve"> (2005)</w:t>
      </w:r>
      <w:r w:rsidR="00B8353A" w:rsidRPr="00746969">
        <w:rPr>
          <w:rFonts w:ascii="Times New Roman" w:hAnsi="Times New Roman" w:cs="Times New Roman"/>
        </w:rPr>
        <w:fldChar w:fldCharType="end"/>
      </w:r>
      <w:r w:rsidR="00B8353A" w:rsidRPr="00746969">
        <w:rPr>
          <w:rFonts w:ascii="Times New Roman" w:hAnsi="Times New Roman" w:cs="Times New Roman"/>
        </w:rPr>
        <w:t xml:space="preserve">. This spatially implicit functional response assumes that each resource is restricted to a separate habitat patch of equal size. This functional response also assumes that consumers are mobile and rapidly switch between habitat patches depending on the relative densities of the resources. Here, a ‘rapid switch’ is relative to the consumer’s population growth rate, which enables the spatially implicit model to approximate a spatially explicit model </w:t>
      </w:r>
      <w:r w:rsidR="00B8353A" w:rsidRPr="00746969">
        <w:rPr>
          <w:rFonts w:ascii="Times New Roman" w:hAnsi="Times New Roman" w:cs="Times New Roman"/>
        </w:rPr>
        <w:fldChar w:fldCharType="begin">
          <w:fldData xml:space="preserve">NgA5ADUAMABlADEAYwA3AC0AOABiADgANAAtADQANgAzADcALQA5AGQAZAA5AC0AZQA3ADQANgA0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</w:fldData>
        </w:fldChar>
      </w:r>
      <w:r w:rsidR="00B8353A" w:rsidRPr="00746969">
        <w:rPr>
          <w:rFonts w:ascii="Times New Roman" w:hAnsi="Times New Roman" w:cs="Times New Roman"/>
        </w:rPr>
        <w:instrText>ADDIN LABTIVA_CITE \* MERGEFORMAT</w:instrText>
      </w:r>
      <w:r w:rsidR="00B8353A" w:rsidRPr="00746969">
        <w:rPr>
          <w:rFonts w:ascii="Times New Roman" w:hAnsi="Times New Roman" w:cs="Times New Roman"/>
        </w:rPr>
      </w:r>
      <w:r w:rsidR="00B8353A" w:rsidRPr="00746969">
        <w:rPr>
          <w:rFonts w:ascii="Times New Roman" w:hAnsi="Times New Roman" w:cs="Times New Roman"/>
        </w:rPr>
        <w:fldChar w:fldCharType="separate"/>
      </w:r>
      <w:r w:rsidR="00B8353A" w:rsidRPr="00746969">
        <w:rPr>
          <w:rFonts w:ascii="Times New Roman" w:hAnsi="Times New Roman" w:cs="Times New Roman"/>
          <w:noProof/>
          <w:color w:val="000000"/>
        </w:rPr>
        <w:t xml:space="preserve">(McCann </w:t>
      </w:r>
      <w:r w:rsidR="00B8353A" w:rsidRPr="00746969">
        <w:rPr>
          <w:rFonts w:ascii="Times New Roman" w:hAnsi="Times New Roman" w:cs="Times New Roman"/>
          <w:i/>
          <w:iCs/>
          <w:noProof/>
          <w:color w:val="000000"/>
        </w:rPr>
        <w:t>et al.</w:t>
      </w:r>
      <w:r w:rsidR="00B8353A" w:rsidRPr="00746969">
        <w:rPr>
          <w:rFonts w:ascii="Times New Roman" w:hAnsi="Times New Roman" w:cs="Times New Roman"/>
          <w:noProof/>
          <w:color w:val="000000"/>
        </w:rPr>
        <w:t xml:space="preserve"> 2005)</w:t>
      </w:r>
      <w:r w:rsidR="00B8353A" w:rsidRPr="00746969">
        <w:rPr>
          <w:rFonts w:ascii="Times New Roman" w:hAnsi="Times New Roman" w:cs="Times New Roman"/>
        </w:rPr>
        <w:fldChar w:fldCharType="end"/>
      </w:r>
      <w:r w:rsidR="00B8353A" w:rsidRPr="00746969">
        <w:rPr>
          <w:rFonts w:ascii="Times New Roman" w:hAnsi="Times New Roman" w:cs="Times New Roman"/>
        </w:rPr>
        <w:t>. In addition, this spatially implicit model assumes that the consumer only perceives resources as well mixed at the scale of the habitat patch, resulting in the following functional response equations:</w:t>
      </w:r>
    </w:p>
    <w:p w14:paraId="6E6BBFC9" w14:textId="1605B23D" w:rsidR="00B8353A" w:rsidRPr="0089458C"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oMath>
      </m:oMathPara>
    </w:p>
    <w:p w14:paraId="1E68E84E" w14:textId="50CAEF39" w:rsidR="00B8353A" w:rsidRPr="0089458C"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r>
                <w:rPr>
                  <w:rFonts w:ascii="Cambria Math" w:hAnsi="Cambria Math" w:cs="Times New Roman"/>
                </w:rPr>
                <m:t>1+</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+W</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oMath>
      </m:oMathPara>
    </w:p>
    <w:p w14:paraId="7D577C9E" w14:textId="29FAB32E" w:rsidR="00B8353A" w:rsidRPr="0089458C"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r>
                <w:rPr>
                  <w:rFonts w:ascii="Cambria Math" w:hAnsi="Cambria Math" w:cs="Times New Roman"/>
                </w:rPr>
                <m:t>1+</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+W</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w:bookmarkStart w:id="2" w:name="_GoBack"/>
                  <w:bookmarkEnd w:id="2"/>
                  <m:r>
                    <w:rPr>
                      <w:rFonts w:ascii="Cambria Math" w:hAnsi="Cambria Math" w:cs="Times New Roman"/>
                    </w:rPr>
                    <m:t>1</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m:oMathPara>
    </w:p>
    <w:p w14:paraId="3F087D25" w14:textId="5D668EE3" w:rsidR="00B8353A" w:rsidRPr="0089458C"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m:oMathPara>
    </w:p>
    <w:p w14:paraId="30F0EF3E" w14:textId="51DAA4AD"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sidRPr="00746969">
        <w:rPr>
          <w:rFonts w:ascii="Times New Roman" w:hAnsi="Times New Roman" w:cs="Times New Roman"/>
        </w:rPr>
        <w:t xml:space="preserve">I assumed that each consumer has the same handling time, </w:t>
      </w:r>
      <w:r w:rsidRPr="00746969">
        <w:rPr>
          <w:rFonts w:ascii="Times New Roman" w:hAnsi="Times New Roman" w:cs="Times New Roman"/>
          <w:i/>
        </w:rPr>
        <w:t>h</w:t>
      </w:r>
      <w:r w:rsidRPr="00746969">
        <w:rPr>
          <w:rFonts w:ascii="Times New Roman" w:hAnsi="Times New Roman" w:cs="Times New Roman"/>
        </w:rPr>
        <w:t>, for each resource. To</w:t>
      </w:r>
      <w:r w:rsidR="00C86CCD">
        <w:rPr>
          <w:rFonts w:ascii="Times New Roman" w:hAnsi="Times New Roman" w:cs="Times New Roman"/>
        </w:rPr>
        <w:t xml:space="preserve"> understand how resource specialization affects food-web dynamics, </w:t>
      </w:r>
      <w:r w:rsidRPr="00746969">
        <w:rPr>
          <w:rFonts w:ascii="Times New Roman" w:hAnsi="Times New Roman" w:cs="Times New Roman"/>
        </w:rPr>
        <w:t>I spec</w:t>
      </w:r>
      <w:r w:rsidR="00981338">
        <w:rPr>
          <w:rFonts w:ascii="Times New Roman" w:hAnsi="Times New Roman" w:cs="Times New Roman"/>
        </w:rPr>
        <w:t xml:space="preserve">ified different attack rates,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981338">
        <w:rPr>
          <w:rFonts w:ascii="Times New Roman" w:hAnsi="Times New Roman" w:cs="Times New Roman"/>
        </w:rPr>
        <w:t>, and habitat preferences</w:t>
      </w:r>
      <w:r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oMath>
      <w:r w:rsidRPr="00746969">
        <w:rPr>
          <w:rFonts w:ascii="Times New Roman" w:hAnsi="Times New Roman" w:cs="Times New Roman"/>
        </w:rPr>
        <w:t xml:space="preserve"> </w:t>
      </w:r>
      <w:r w:rsidR="00981338">
        <w:rPr>
          <w:rFonts w:ascii="Times New Roman" w:hAnsi="Times New Roman" w:cs="Times New Roman"/>
        </w:rPr>
        <w:t xml:space="preserve">for consumer </w:t>
      </w:r>
      <w:proofErr w:type="spellStart"/>
      <w:r w:rsidR="00981338">
        <w:rPr>
          <w:rFonts w:ascii="Times New Roman" w:hAnsi="Times New Roman" w:cs="Times New Roman"/>
          <w:i/>
        </w:rPr>
        <w:t>i</w:t>
      </w:r>
      <w:proofErr w:type="spellEnd"/>
      <w:r w:rsidR="00981338">
        <w:rPr>
          <w:rFonts w:ascii="Times New Roman" w:hAnsi="Times New Roman" w:cs="Times New Roman"/>
          <w:i/>
        </w:rPr>
        <w:t xml:space="preserve"> </w:t>
      </w:r>
      <w:r w:rsidR="00981338">
        <w:rPr>
          <w:rFonts w:ascii="Times New Roman" w:hAnsi="Times New Roman" w:cs="Times New Roman"/>
        </w:rPr>
        <w:t xml:space="preserve">feeding on resource </w:t>
      </w:r>
      <w:r w:rsidR="00981338" w:rsidRPr="00981338">
        <w:rPr>
          <w:rFonts w:ascii="Times New Roman" w:hAnsi="Times New Roman" w:cs="Times New Roman"/>
          <w:i/>
        </w:rPr>
        <w:t>j</w:t>
      </w:r>
      <w:r w:rsidR="00981338">
        <w:rPr>
          <w:rFonts w:ascii="Times New Roman" w:hAnsi="Times New Roman" w:cs="Times New Roman"/>
        </w:rPr>
        <w:t>. The consumer’s</w:t>
      </w:r>
      <w:r w:rsidRPr="00746969">
        <w:rPr>
          <w:rFonts w:ascii="Times New Roman" w:hAnsi="Times New Roman" w:cs="Times New Roman"/>
        </w:rPr>
        <w:t xml:space="preserve"> preference function takes the form:</w:t>
      </w:r>
    </w:p>
    <w:p w14:paraId="5930C70F" w14:textId="6DD6052F" w:rsidR="00B8353A" w:rsidRPr="0089458C"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r>
                    <w:rPr>
                      <w:rFonts w:ascii="Cambria Math" w:hAnsi="Cambria Math" w:cs="Times New Roman"/>
                    </w:rPr>
                    <m:t>R</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oMath>
      </m:oMathPara>
    </w:p>
    <w:p w14:paraId="351607CA" w14:textId="17C2A58D" w:rsidR="00B8353A" w:rsidRPr="0089458C"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den>
          </m:f>
        </m:oMath>
      </m:oMathPara>
    </w:p>
    <w:p w14:paraId="2935B05E" w14:textId="77777777" w:rsidR="00B8353A" w:rsidRPr="00746969"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m:oMathPara>
    </w:p>
    <w:p w14:paraId="3FB833AA" w14:textId="77777777" w:rsidR="00B8353A" w:rsidRPr="00746969"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m:oMathPara>
    </w:p>
    <w:p w14:paraId="37C6327E" w14:textId="2A8C164A"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roofErr w:type="gramStart"/>
      <w:r w:rsidRPr="00746969">
        <w:rPr>
          <w:rFonts w:ascii="Times New Roman" w:hAnsi="Times New Roman" w:cs="Times New Roman"/>
        </w:rPr>
        <w:t>where</w:t>
      </w:r>
      <w:proofErr w:type="gramEnd"/>
      <w:r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746969">
        <w:rPr>
          <w:rFonts w:ascii="Times New Roman" w:hAnsi="Times New Roman" w:cs="Times New Roman"/>
        </w:rPr>
        <w:t xml:space="preserve"> is the relative preference for </w:t>
      </w:r>
      <w:r w:rsidR="00362D4A">
        <w:rPr>
          <w:rFonts w:ascii="Times New Roman" w:hAnsi="Times New Roman" w:cs="Times New Roman"/>
        </w:rPr>
        <w:t xml:space="preserve">consumer </w:t>
      </w:r>
      <w:proofErr w:type="spellStart"/>
      <w:r w:rsidR="00362D4A" w:rsidRPr="00362D4A">
        <w:rPr>
          <w:rFonts w:ascii="Times New Roman" w:hAnsi="Times New Roman" w:cs="Times New Roman"/>
          <w:i/>
        </w:rPr>
        <w:t>i</w:t>
      </w:r>
      <w:proofErr w:type="spellEnd"/>
      <w:r w:rsidR="00362D4A">
        <w:rPr>
          <w:rFonts w:ascii="Times New Roman" w:hAnsi="Times New Roman" w:cs="Times New Roman"/>
        </w:rPr>
        <w:t xml:space="preserve"> for resource </w:t>
      </w:r>
      <w:r w:rsidR="00362D4A" w:rsidRPr="00362D4A">
        <w:rPr>
          <w:rFonts w:ascii="Times New Roman" w:hAnsi="Times New Roman" w:cs="Times New Roman"/>
          <w:i/>
        </w:rPr>
        <w:t>j</w:t>
      </w:r>
      <w:r w:rsidR="00362D4A">
        <w:rPr>
          <w:rFonts w:ascii="Times New Roman" w:hAnsi="Times New Roman" w:cs="Times New Roman"/>
        </w:rPr>
        <w:t xml:space="preserve"> when both resources</w:t>
      </w:r>
      <w:r w:rsidRPr="00746969">
        <w:rPr>
          <w:rFonts w:ascii="Times New Roman" w:hAnsi="Times New Roman" w:cs="Times New Roman"/>
        </w:rPr>
        <w:t xml:space="preserve"> are at equal densities. </w:t>
      </w:r>
      <w:r w:rsidR="00213ACF">
        <w:rPr>
          <w:rFonts w:ascii="Times New Roman" w:hAnsi="Times New Roman" w:cs="Times New Roman"/>
        </w:rPr>
        <w:t>A</w:t>
      </w:r>
      <w:r w:rsidR="00362D4A">
        <w:rPr>
          <w:rFonts w:ascii="Times New Roman" w:hAnsi="Times New Roman" w:cs="Times New Roman"/>
        </w:rPr>
        <w:t>ll parameters in our model</w:t>
      </w:r>
      <w:r w:rsidR="00213ACF">
        <w:rPr>
          <w:rFonts w:ascii="Times New Roman" w:hAnsi="Times New Roman" w:cs="Times New Roman"/>
        </w:rPr>
        <w:t xml:space="preserve"> were constrained</w:t>
      </w:r>
      <w:r w:rsidR="00362D4A">
        <w:rPr>
          <w:rFonts w:ascii="Times New Roman" w:hAnsi="Times New Roman" w:cs="Times New Roman"/>
        </w:rPr>
        <w:t xml:space="preserve"> to be positive. </w:t>
      </w:r>
    </w:p>
    <w:p w14:paraId="35C0364C" w14:textId="77777777" w:rsidR="00A21948" w:rsidRPr="00746969" w:rsidRDefault="00A21948"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60C1AAE5" w14:textId="73A15CA2" w:rsidR="00FE6510" w:rsidRDefault="00510BFF" w:rsidP="00A2194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Pr>
          <w:rFonts w:ascii="Times New Roman" w:eastAsia="Times New Roman" w:hAnsi="Times New Roman" w:cs="Times New Roman"/>
        </w:rPr>
        <w:t xml:space="preserve">To make this model more analytically tractable, </w:t>
      </w:r>
      <w:r w:rsidR="00635FCC">
        <w:rPr>
          <w:rFonts w:ascii="Times New Roman" w:eastAsia="Times New Roman" w:hAnsi="Times New Roman" w:cs="Times New Roman"/>
        </w:rPr>
        <w:t>we made several</w:t>
      </w:r>
      <w:r w:rsidR="0089458C">
        <w:rPr>
          <w:rFonts w:ascii="Times New Roman" w:eastAsia="Times New Roman" w:hAnsi="Times New Roman" w:cs="Times New Roman"/>
        </w:rPr>
        <w:t xml:space="preserve"> additional</w:t>
      </w:r>
      <w:r w:rsidR="00635FCC">
        <w:rPr>
          <w:rFonts w:ascii="Times New Roman" w:eastAsia="Times New Roman" w:hAnsi="Times New Roman" w:cs="Times New Roman"/>
        </w:rPr>
        <w:t xml:space="preserve"> assumptions. First, </w:t>
      </w:r>
      <w:r>
        <w:rPr>
          <w:rFonts w:ascii="Times New Roman" w:eastAsia="Times New Roman" w:hAnsi="Times New Roman" w:cs="Times New Roman"/>
        </w:rPr>
        <w:t xml:space="preserve">we </w:t>
      </w:r>
      <w:r w:rsidR="00635FCC">
        <w:rPr>
          <w:rFonts w:ascii="Times New Roman" w:eastAsia="Times New Roman" w:hAnsi="Times New Roman" w:cs="Times New Roman"/>
        </w:rPr>
        <w:t xml:space="preserve">made each consumer a mirror image of the other by </w:t>
      </w:r>
      <w:r>
        <w:rPr>
          <w:rFonts w:ascii="Times New Roman" w:eastAsia="Times New Roman" w:hAnsi="Times New Roman" w:cs="Times New Roman"/>
        </w:rPr>
        <w:t>set</w:t>
      </w:r>
      <w:r w:rsidR="00635FCC">
        <w:rPr>
          <w:rFonts w:ascii="Times New Roman" w:eastAsia="Times New Roman" w:hAnsi="Times New Roman" w:cs="Times New Roman"/>
        </w:rPr>
        <w:t>ting</w:t>
      </w:r>
      <w:r>
        <w:rPr>
          <w:rFonts w:ascii="Times New Roman" w:eastAsia="Times New Roman" w:hAnsi="Times New Roman" w:cs="Times New Roman"/>
        </w:rPr>
        <w:t xml:space="preserve"> each consumer’s attack rate and preference for different resources</w:t>
      </w:r>
      <w:r w:rsidR="00B80EE0">
        <w:rPr>
          <w:rFonts w:ascii="Times New Roman" w:eastAsia="Times New Roman" w:hAnsi="Times New Roman" w:cs="Times New Roman"/>
        </w:rPr>
        <w:t xml:space="preserve"> equivalent to each other (i.e.,</w:t>
      </w:r>
      <w:r>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Pr>
          <w:rFonts w:ascii="Times New Roman" w:eastAsia="Times New Roman" w:hAnsi="Times New Roman" w:cs="Times New Roman"/>
        </w:rPr>
        <w:t>)</w:t>
      </w:r>
      <w:r w:rsidR="00B80EE0">
        <w:rPr>
          <w:rFonts w:ascii="Times New Roman" w:eastAsia="Times New Roman" w:hAnsi="Times New Roman" w:cs="Times New Roman"/>
        </w:rPr>
        <w:t xml:space="preserve">. </w:t>
      </w:r>
      <w:r w:rsidR="00A21948">
        <w:rPr>
          <w:rFonts w:ascii="Times New Roman" w:eastAsia="Times New Roman" w:hAnsi="Times New Roman" w:cs="Times New Roman"/>
        </w:rPr>
        <w:t>Specialization inherently involves a trade-off; for example, a higher attack rate for a given resource should be associated with a reduction in attack rate on an alternative resource. Therefore, we</w:t>
      </w:r>
      <w:r w:rsidR="00FE6510">
        <w:rPr>
          <w:rFonts w:ascii="Times New Roman" w:eastAsia="Times New Roman" w:hAnsi="Times New Roman" w:cs="Times New Roman"/>
        </w:rPr>
        <w:t xml:space="preserve"> imposed a linear trade-off for both attack rates and resource preferences so that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FE6510">
        <w:rPr>
          <w:rFonts w:ascii="Times New Roman" w:eastAsia="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FE6510">
        <w:rPr>
          <w:rFonts w:ascii="Times New Roman" w:eastAsia="Times New Roman" w:hAnsi="Times New Roman" w:cs="Times New Roman"/>
        </w:rPr>
        <w:t xml:space="preserve">. In addition, we constrained resource preference so that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r>
          <w:rPr>
            <w:rFonts w:ascii="Cambria Math" w:eastAsia="Times New Roman" w:hAnsi="Cambria Math" w:cs="Times New Roman"/>
          </w:rPr>
          <m:t>&gt;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635FCC">
        <w:rPr>
          <w:rFonts w:ascii="Times New Roman" w:eastAsia="Times New Roman" w:hAnsi="Times New Roman" w:cs="Times New Roman"/>
        </w:rPr>
        <w:t xml:space="preserve">. By doing this, we are constraining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oMath>
      <w:r w:rsidR="00635FCC">
        <w:rPr>
          <w:rFonts w:ascii="Times New Roman" w:eastAsia="Times New Roman" w:hAnsi="Times New Roman" w:cs="Times New Roman"/>
        </w:rPr>
        <w:t xml:space="preserve"> to prefer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635FCC">
        <w:rPr>
          <w:rFonts w:ascii="Times New Roman" w:eastAsia="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w:r w:rsidR="00635FCC">
        <w:rPr>
          <w:rFonts w:ascii="Times New Roman" w:eastAsia="Times New Roman" w:hAnsi="Times New Roman" w:cs="Times New Roman"/>
        </w:rPr>
        <w:t xml:space="preserve"> to prefer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635FCC">
        <w:rPr>
          <w:rFonts w:ascii="Times New Roman" w:eastAsia="Times New Roman" w:hAnsi="Times New Roman" w:cs="Times New Roman"/>
        </w:rPr>
        <w:t xml:space="preserve">. Given these trade-offs and constraints, when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635FCC">
        <w:rPr>
          <w:rFonts w:ascii="Times New Roman" w:eastAsia="Times New Roman" w:hAnsi="Times New Roman" w:cs="Times New Roman"/>
        </w:rPr>
        <w:t xml:space="preserve"> &gt;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635FCC">
        <w:rPr>
          <w:rFonts w:ascii="Times New Roman" w:eastAsia="Times New Roman" w:hAnsi="Times New Roman" w:cs="Times New Roman"/>
        </w:rPr>
        <w:t xml:space="preserve">, consumers will have relatively higher attack rates on their preferred resource; however, when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635FCC">
        <w:rPr>
          <w:rFonts w:ascii="Times New Roman" w:eastAsia="Times New Roman" w:hAnsi="Times New Roman" w:cs="Times New Roman"/>
        </w:rPr>
        <w:t xml:space="preserve"> &lt;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635FCC">
        <w:rPr>
          <w:rFonts w:ascii="Times New Roman" w:eastAsia="Times New Roman" w:hAnsi="Times New Roman" w:cs="Times New Roman"/>
        </w:rPr>
        <w:t>, consumers will have relatively lower attack rates on their preferred resource.</w:t>
      </w:r>
      <w:r w:rsidR="0089458C">
        <w:rPr>
          <w:rFonts w:ascii="Times New Roman" w:eastAsia="Times New Roman" w:hAnsi="Times New Roman" w:cs="Times New Roman"/>
        </w:rPr>
        <w:t xml:space="preserve"> </w:t>
      </w:r>
      <w:r w:rsidR="00A21948">
        <w:rPr>
          <w:rFonts w:ascii="Times New Roman" w:eastAsia="Times New Roman" w:hAnsi="Times New Roman" w:cs="Times New Roman"/>
        </w:rPr>
        <w:t xml:space="preserve">In Appendix 1, we examine how non-linear trade-offs </w:t>
      </w:r>
      <w:r w:rsidR="00213ACF">
        <w:rPr>
          <w:rFonts w:ascii="Times New Roman" w:eastAsia="Times New Roman" w:hAnsi="Times New Roman" w:cs="Times New Roman"/>
        </w:rPr>
        <w:t>affect our conclusions.</w:t>
      </w:r>
    </w:p>
    <w:p w14:paraId="5DA31C42" w14:textId="77777777" w:rsidR="00636FD4" w:rsidRDefault="00636FD4"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p>
    <w:p w14:paraId="14A1847B" w14:textId="079746BD" w:rsidR="00B8353A"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sidRPr="00746969">
        <w:rPr>
          <w:rFonts w:ascii="Times New Roman" w:eastAsia="Times New Roman" w:hAnsi="Times New Roman" w:cs="Times New Roman"/>
        </w:rPr>
        <w:t xml:space="preserve">To analyze the dynamics of </w:t>
      </w:r>
      <w:r>
        <w:rPr>
          <w:rFonts w:ascii="Times New Roman" w:eastAsia="Times New Roman" w:hAnsi="Times New Roman" w:cs="Times New Roman"/>
        </w:rPr>
        <w:t>the</w:t>
      </w:r>
      <w:r w:rsidRPr="00746969">
        <w:rPr>
          <w:rFonts w:ascii="Times New Roman" w:eastAsia="Times New Roman" w:hAnsi="Times New Roman" w:cs="Times New Roman"/>
        </w:rPr>
        <w:t xml:space="preserve"> model, we identified the equilibrium conditions and examined their local stability using standard techniques (Otto and Day 2007). In the supplementary material, we give a detailed analysis of all model </w:t>
      </w:r>
      <w:proofErr w:type="spellStart"/>
      <w:r w:rsidRPr="00746969">
        <w:rPr>
          <w:rFonts w:ascii="Times New Roman" w:eastAsia="Times New Roman" w:hAnsi="Times New Roman" w:cs="Times New Roman"/>
        </w:rPr>
        <w:t>equilibria</w:t>
      </w:r>
      <w:proofErr w:type="spellEnd"/>
      <w:r w:rsidRPr="00746969">
        <w:rPr>
          <w:rFonts w:ascii="Times New Roman" w:eastAsia="Times New Roman" w:hAnsi="Times New Roman" w:cs="Times New Roman"/>
        </w:rPr>
        <w:t xml:space="preserve">; however, we focus our results </w:t>
      </w:r>
      <w:r>
        <w:rPr>
          <w:rFonts w:ascii="Times New Roman" w:eastAsia="Times New Roman" w:hAnsi="Times New Roman" w:cs="Times New Roman"/>
        </w:rPr>
        <w:t xml:space="preserve">in the main text </w:t>
      </w:r>
      <w:r w:rsidRPr="00746969">
        <w:rPr>
          <w:rFonts w:ascii="Times New Roman" w:eastAsia="Times New Roman" w:hAnsi="Times New Roman" w:cs="Times New Roman"/>
        </w:rPr>
        <w:t xml:space="preserve">on the </w:t>
      </w:r>
      <w:proofErr w:type="spellStart"/>
      <w:r w:rsidRPr="00746969">
        <w:rPr>
          <w:rFonts w:ascii="Times New Roman" w:eastAsia="Times New Roman" w:hAnsi="Times New Roman" w:cs="Times New Roman"/>
        </w:rPr>
        <w:t>equilibria</w:t>
      </w:r>
      <w:proofErr w:type="spellEnd"/>
      <w:r w:rsidRPr="00746969">
        <w:rPr>
          <w:rFonts w:ascii="Times New Roman" w:eastAsia="Times New Roman" w:hAnsi="Times New Roman" w:cs="Times New Roman"/>
        </w:rPr>
        <w:t xml:space="preserve"> where </w:t>
      </w:r>
      <w:r>
        <w:rPr>
          <w:rFonts w:ascii="Times New Roman" w:eastAsia="Times New Roman" w:hAnsi="Times New Roman" w:cs="Times New Roman"/>
        </w:rPr>
        <w:t>at least one</w:t>
      </w:r>
      <w:r w:rsidRPr="00746969">
        <w:rPr>
          <w:rFonts w:ascii="Times New Roman" w:eastAsia="Times New Roman" w:hAnsi="Times New Roman" w:cs="Times New Roman"/>
        </w:rPr>
        <w:t xml:space="preserve"> consumer and</w:t>
      </w:r>
      <w:r>
        <w:rPr>
          <w:rFonts w:ascii="Times New Roman" w:eastAsia="Times New Roman" w:hAnsi="Times New Roman" w:cs="Times New Roman"/>
        </w:rPr>
        <w:t xml:space="preserve"> both</w:t>
      </w:r>
      <w:r w:rsidRPr="00746969">
        <w:rPr>
          <w:rFonts w:ascii="Times New Roman" w:eastAsia="Times New Roman" w:hAnsi="Times New Roman" w:cs="Times New Roman"/>
        </w:rPr>
        <w:t xml:space="preserve"> resource</w:t>
      </w:r>
      <w:r>
        <w:rPr>
          <w:rFonts w:ascii="Times New Roman" w:eastAsia="Times New Roman" w:hAnsi="Times New Roman" w:cs="Times New Roman"/>
        </w:rPr>
        <w:t>s</w:t>
      </w:r>
      <w:r w:rsidRPr="00746969">
        <w:rPr>
          <w:rFonts w:ascii="Times New Roman" w:eastAsia="Times New Roman" w:hAnsi="Times New Roman" w:cs="Times New Roman"/>
        </w:rPr>
        <w:t xml:space="preserve"> are present. We did this because these</w:t>
      </w:r>
      <w:r>
        <w:rPr>
          <w:rFonts w:ascii="Times New Roman" w:eastAsia="Times New Roman" w:hAnsi="Times New Roman" w:cs="Times New Roman"/>
        </w:rPr>
        <w:t xml:space="preserve"> are the only</w:t>
      </w:r>
      <w:r w:rsidRPr="00746969">
        <w:rPr>
          <w:rFonts w:ascii="Times New Roman" w:eastAsia="Times New Roman" w:hAnsi="Times New Roman" w:cs="Times New Roman"/>
        </w:rPr>
        <w:t xml:space="preserve"> </w:t>
      </w:r>
      <w:proofErr w:type="spellStart"/>
      <w:r w:rsidRPr="00746969">
        <w:rPr>
          <w:rFonts w:ascii="Times New Roman" w:eastAsia="Times New Roman" w:hAnsi="Times New Roman" w:cs="Times New Roman"/>
        </w:rPr>
        <w:t>equilibria</w:t>
      </w:r>
      <w:proofErr w:type="spellEnd"/>
      <w:r w:rsidRPr="00746969">
        <w:rPr>
          <w:rFonts w:ascii="Times New Roman" w:eastAsia="Times New Roman" w:hAnsi="Times New Roman" w:cs="Times New Roman"/>
        </w:rPr>
        <w:t xml:space="preserve"> that enable us to </w:t>
      </w:r>
      <w:r w:rsidR="0089458C">
        <w:rPr>
          <w:rFonts w:ascii="Times New Roman" w:eastAsia="Times New Roman" w:hAnsi="Times New Roman" w:cs="Times New Roman"/>
        </w:rPr>
        <w:t>study how</w:t>
      </w:r>
      <w:r w:rsidRPr="00746969">
        <w:rPr>
          <w:rFonts w:ascii="Times New Roman" w:eastAsia="Times New Roman" w:hAnsi="Times New Roman" w:cs="Times New Roman"/>
        </w:rPr>
        <w:t xml:space="preserve"> </w:t>
      </w:r>
      <w:r>
        <w:rPr>
          <w:rFonts w:ascii="Times New Roman" w:eastAsia="Times New Roman" w:hAnsi="Times New Roman" w:cs="Times New Roman"/>
        </w:rPr>
        <w:t xml:space="preserve">specialization </w:t>
      </w:r>
      <w:r w:rsidR="0089458C">
        <w:rPr>
          <w:rFonts w:ascii="Times New Roman" w:eastAsia="Times New Roman" w:hAnsi="Times New Roman" w:cs="Times New Roman"/>
        </w:rPr>
        <w:t>affects</w:t>
      </w:r>
      <w:r w:rsidRPr="00746969">
        <w:rPr>
          <w:rFonts w:ascii="Times New Roman" w:eastAsia="Times New Roman" w:hAnsi="Times New Roman" w:cs="Times New Roman"/>
        </w:rPr>
        <w:t xml:space="preserve"> consumer-resource dynamics. For </w:t>
      </w:r>
      <w:proofErr w:type="spellStart"/>
      <w:r w:rsidRPr="00746969">
        <w:rPr>
          <w:rFonts w:ascii="Times New Roman" w:eastAsia="Times New Roman" w:hAnsi="Times New Roman" w:cs="Times New Roman"/>
        </w:rPr>
        <w:t>equilibria</w:t>
      </w:r>
      <w:proofErr w:type="spellEnd"/>
      <w:r w:rsidRPr="00746969">
        <w:rPr>
          <w:rFonts w:ascii="Times New Roman" w:eastAsia="Times New Roman" w:hAnsi="Times New Roman" w:cs="Times New Roman"/>
        </w:rPr>
        <w:t xml:space="preserve"> that contained </w:t>
      </w:r>
      <w:r>
        <w:rPr>
          <w:rFonts w:ascii="Times New Roman" w:eastAsia="Times New Roman" w:hAnsi="Times New Roman" w:cs="Times New Roman"/>
        </w:rPr>
        <w:t xml:space="preserve">only one consumer, we determined </w:t>
      </w:r>
      <w:proofErr w:type="spellStart"/>
      <w:r>
        <w:rPr>
          <w:rFonts w:ascii="Times New Roman" w:eastAsia="Times New Roman" w:hAnsi="Times New Roman" w:cs="Times New Roman"/>
        </w:rPr>
        <w:t>invasibility</w:t>
      </w:r>
      <w:proofErr w:type="spellEnd"/>
      <w:r>
        <w:rPr>
          <w:rFonts w:ascii="Times New Roman" w:eastAsia="Times New Roman" w:hAnsi="Times New Roman" w:cs="Times New Roman"/>
        </w:rPr>
        <w:t xml:space="preserve"> criteria to study coexistence between competitors. </w:t>
      </w:r>
      <w:proofErr w:type="spellStart"/>
      <w:r>
        <w:rPr>
          <w:rFonts w:ascii="Times New Roman" w:eastAsia="Times New Roman" w:hAnsi="Times New Roman" w:cs="Times New Roman"/>
        </w:rPr>
        <w:t>Invasibility</w:t>
      </w:r>
      <w:proofErr w:type="spellEnd"/>
      <w:r>
        <w:rPr>
          <w:rFonts w:ascii="Times New Roman" w:eastAsia="Times New Roman" w:hAnsi="Times New Roman" w:cs="Times New Roman"/>
        </w:rPr>
        <w:t xml:space="preserve"> criteria are commonly used to study coexistence in competitive systems</w:t>
      </w:r>
      <w:r>
        <w:rPr>
          <w:rFonts w:ascii="Times New Roman" w:eastAsia="Times New Roman" w:hAnsi="Times New Roman" w:cs="Times New Roman"/>
        </w:rPr>
        <w:fldChar w:fldCharType="begin">
          <w:fldData xml:space="preserve">NgA5ADUAMABlADEAYwA3AC0AOABiADgANAAtADQANgAzADcALQA5AGQAZAA5AC0AZQA3ADQANgA0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</w:fldData>
        </w:fldChar>
      </w:r>
      <w:r>
        <w:rPr>
          <w:rFonts w:ascii="Times New Roman" w:eastAsia="Times New Roman" w:hAnsi="Times New Roman" w:cs="Times New Roman"/>
        </w:rPr>
        <w:instrText>ADDIN LABTIVA_CITE \* MERGEFORMAT</w:instrText>
      </w:r>
      <w:r>
        <w:rPr>
          <w:rFonts w:ascii="Times New Roman" w:eastAsia="Times New Roman" w:hAnsi="Times New Roman" w:cs="Times New Roman"/>
        </w:rPr>
      </w:r>
      <w:r>
        <w:rPr>
          <w:rFonts w:ascii="Times New Roman" w:eastAsia="Times New Roman" w:hAnsi="Times New Roman" w:cs="Times New Roman"/>
        </w:rPr>
        <w:fldChar w:fldCharType="separate"/>
      </w:r>
      <w:r w:rsidRPr="00C4590B">
        <w:rPr>
          <w:rFonts w:ascii="Times New Roman" w:hAnsi="Times New Roman" w:cs="Times New Roman"/>
          <w:noProof/>
        </w:rPr>
        <w:t xml:space="preserve"> </w:t>
      </w:r>
      <w:r w:rsidRPr="0053625E">
        <w:rPr>
          <w:rFonts w:ascii="Times New Roman" w:hAnsi="Times New Roman" w:cs="Times New Roman"/>
          <w:noProof/>
        </w:rPr>
        <w:t>(Chesson 2000)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Invasibility</w:t>
      </w:r>
      <w:proofErr w:type="spellEnd"/>
      <w:r>
        <w:rPr>
          <w:rFonts w:ascii="Times New Roman" w:eastAsia="Times New Roman" w:hAnsi="Times New Roman" w:cs="Times New Roman"/>
        </w:rPr>
        <w:t xml:space="preserve"> criteria identify the conditions under which an invader, in this case a second competitor, is able to increase from low density in the presence of the rest of the community. To calculate this criteria, we assumed that the resident species are unaffected by the invader because the invader is at low density. For the two-consumer</w:t>
      </w:r>
      <w:r w:rsidR="007D4786">
        <w:rPr>
          <w:rFonts w:ascii="Times New Roman" w:eastAsia="Times New Roman" w:hAnsi="Times New Roman" w:cs="Times New Roman"/>
        </w:rPr>
        <w:t>,</w:t>
      </w:r>
      <w:r>
        <w:rPr>
          <w:rFonts w:ascii="Times New Roman" w:eastAsia="Times New Roman" w:hAnsi="Times New Roman" w:cs="Times New Roman"/>
        </w:rPr>
        <w:t xml:space="preserve"> two-resource equilibrium</w:t>
      </w:r>
      <w:r w:rsidRPr="00746969">
        <w:rPr>
          <w:rFonts w:ascii="Times New Roman" w:eastAsia="Times New Roman" w:hAnsi="Times New Roman" w:cs="Times New Roman"/>
        </w:rPr>
        <w:t>, we</w:t>
      </w:r>
      <w:r>
        <w:rPr>
          <w:rFonts w:ascii="Times New Roman" w:eastAsia="Times New Roman" w:hAnsi="Times New Roman" w:cs="Times New Roman"/>
        </w:rPr>
        <w:t xml:space="preserve"> used </w:t>
      </w:r>
      <w:proofErr w:type="spellStart"/>
      <w:r>
        <w:rPr>
          <w:rFonts w:ascii="Times New Roman" w:eastAsia="Times New Roman" w:hAnsi="Times New Roman" w:cs="Times New Roman"/>
        </w:rPr>
        <w:t>Routh</w:t>
      </w:r>
      <w:proofErr w:type="spellEnd"/>
      <w:r>
        <w:rPr>
          <w:rFonts w:ascii="Times New Roman" w:eastAsia="Times New Roman" w:hAnsi="Times New Roman" w:cs="Times New Roman"/>
        </w:rPr>
        <w:t>-Hurwitz criteria to examine its</w:t>
      </w:r>
      <w:r w:rsidRPr="00746969">
        <w:rPr>
          <w:rFonts w:ascii="Times New Roman" w:eastAsia="Times New Roman" w:hAnsi="Times New Roman" w:cs="Times New Roman"/>
        </w:rPr>
        <w:t xml:space="preserve"> local stability properties (Otto and Day 2007). The </w:t>
      </w:r>
      <w:proofErr w:type="spellStart"/>
      <w:r w:rsidRPr="00746969">
        <w:rPr>
          <w:rFonts w:ascii="Times New Roman" w:eastAsia="Times New Roman" w:hAnsi="Times New Roman" w:cs="Times New Roman"/>
        </w:rPr>
        <w:t>Routh</w:t>
      </w:r>
      <w:proofErr w:type="spellEnd"/>
      <w:r w:rsidRPr="00746969">
        <w:rPr>
          <w:rFonts w:ascii="Times New Roman" w:eastAsia="Times New Roman" w:hAnsi="Times New Roman" w:cs="Times New Roman"/>
        </w:rPr>
        <w:t xml:space="preserve">-Hurwitz criteria specify when </w:t>
      </w:r>
      <w:proofErr w:type="spellStart"/>
      <w:r w:rsidRPr="00746969">
        <w:rPr>
          <w:rFonts w:ascii="Times New Roman" w:eastAsia="Times New Roman" w:hAnsi="Times New Roman" w:cs="Times New Roman"/>
        </w:rPr>
        <w:t>equilibria</w:t>
      </w:r>
      <w:proofErr w:type="spellEnd"/>
      <w:r w:rsidRPr="00746969">
        <w:rPr>
          <w:rFonts w:ascii="Times New Roman" w:eastAsia="Times New Roman" w:hAnsi="Times New Roman" w:cs="Times New Roman"/>
        </w:rPr>
        <w:t xml:space="preserve"> are locally stable without requiring explicit solving of the eigenvalues of the stability matrix, and are therefore useful for complicated stability matrices.  </w:t>
      </w:r>
    </w:p>
    <w:p w14:paraId="538B1B80"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1AAAD073"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Pr>
          <w:rFonts w:ascii="Times New Roman" w:hAnsi="Times New Roman" w:cs="Times New Roman"/>
          <w:b/>
        </w:rPr>
        <w:t>Empirical</w:t>
      </w:r>
      <w:r w:rsidRPr="00746969">
        <w:rPr>
          <w:rFonts w:ascii="Times New Roman" w:hAnsi="Times New Roman" w:cs="Times New Roman"/>
          <w:b/>
        </w:rPr>
        <w:t xml:space="preserve"> </w:t>
      </w:r>
      <w:r>
        <w:rPr>
          <w:rFonts w:ascii="Times New Roman" w:hAnsi="Times New Roman" w:cs="Times New Roman"/>
          <w:b/>
        </w:rPr>
        <w:t xml:space="preserve">Study System and </w:t>
      </w:r>
      <w:r w:rsidRPr="00746969">
        <w:rPr>
          <w:rFonts w:ascii="Times New Roman" w:hAnsi="Times New Roman" w:cs="Times New Roman"/>
          <w:b/>
        </w:rPr>
        <w:t>Methods</w:t>
      </w:r>
    </w:p>
    <w:p w14:paraId="260B822D"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sidRPr="00746969">
        <w:rPr>
          <w:rFonts w:ascii="Times New Roman" w:hAnsi="Times New Roman" w:cs="Times New Roman"/>
        </w:rPr>
        <w:t xml:space="preserve">Effectively, this spatially implicit food-web model is a simplification of the common empirical finding that consumers tend to be more mobile than their resources and that consumer movement between habitats couples the dynamics of these habitats </w:t>
      </w:r>
      <w:r w:rsidRPr="00746969">
        <w:rPr>
          <w:rFonts w:ascii="Times New Roman" w:hAnsi="Times New Roman" w:cs="Times New Roman"/>
        </w:rPr>
        <w:fldChar w:fldCharType="begin">
          <w:fldData xml:space="preserve">NgA5ADUAMABlADEAYwA3AC0AOABiADgANAAtADQANgAzADcALQA5AGQAZAA5AC0AZQA3ADQANgA0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</w:fldData>
        </w:fldChar>
      </w:r>
      <w:r w:rsidRPr="00746969">
        <w:rPr>
          <w:rFonts w:ascii="Times New Roman" w:hAnsi="Times New Roman" w:cs="Times New Roman"/>
        </w:rPr>
        <w:instrText>ADDIN LABTIVA_CITE \* MERGEFORMAT</w:instrText>
      </w:r>
      <w:r w:rsidRPr="00746969">
        <w:rPr>
          <w:rFonts w:ascii="Times New Roman" w:hAnsi="Times New Roman" w:cs="Times New Roman"/>
        </w:rPr>
      </w:r>
      <w:r w:rsidRPr="00746969">
        <w:rPr>
          <w:rFonts w:ascii="Times New Roman" w:hAnsi="Times New Roman" w:cs="Times New Roman"/>
        </w:rPr>
        <w:fldChar w:fldCharType="separate"/>
      </w:r>
      <w:r w:rsidRPr="00746969">
        <w:rPr>
          <w:rFonts w:ascii="Times New Roman" w:hAnsi="Times New Roman" w:cs="Times New Roman"/>
          <w:noProof/>
          <w:color w:val="000000"/>
        </w:rPr>
        <w:t xml:space="preserve">(McCann </w:t>
      </w:r>
      <w:r w:rsidRPr="00746969">
        <w:rPr>
          <w:rFonts w:ascii="Times New Roman" w:hAnsi="Times New Roman" w:cs="Times New Roman"/>
          <w:i/>
          <w:iCs/>
          <w:noProof/>
          <w:color w:val="000000"/>
        </w:rPr>
        <w:t>et al.</w:t>
      </w:r>
      <w:r w:rsidRPr="00746969">
        <w:rPr>
          <w:rFonts w:ascii="Times New Roman" w:hAnsi="Times New Roman" w:cs="Times New Roman"/>
          <w:noProof/>
          <w:color w:val="000000"/>
        </w:rPr>
        <w:t xml:space="preserve"> 2005)</w:t>
      </w:r>
      <w:r w:rsidRPr="00746969">
        <w:rPr>
          <w:rFonts w:ascii="Times New Roman" w:hAnsi="Times New Roman" w:cs="Times New Roman"/>
        </w:rPr>
        <w:fldChar w:fldCharType="end"/>
      </w:r>
      <w:r w:rsidRPr="00746969">
        <w:rPr>
          <w:rFonts w:ascii="Times New Roman" w:hAnsi="Times New Roman" w:cs="Times New Roman"/>
        </w:rPr>
        <w:t xml:space="preserve">. Moreover, this spatially implicit food-web model is likely a reasonable approximation of the foraging </w:t>
      </w:r>
      <w:proofErr w:type="spellStart"/>
      <w:r w:rsidRPr="00746969">
        <w:rPr>
          <w:rFonts w:ascii="Times New Roman" w:hAnsi="Times New Roman" w:cs="Times New Roman"/>
        </w:rPr>
        <w:t>behaviour</w:t>
      </w:r>
      <w:proofErr w:type="spellEnd"/>
      <w:r w:rsidRPr="00746969">
        <w:rPr>
          <w:rFonts w:ascii="Times New Roman" w:hAnsi="Times New Roman" w:cs="Times New Roman"/>
        </w:rPr>
        <w:t xml:space="preserve"> of </w:t>
      </w:r>
      <w:proofErr w:type="spellStart"/>
      <w:r w:rsidRPr="00746969">
        <w:rPr>
          <w:rFonts w:ascii="Times New Roman" w:hAnsi="Times New Roman" w:cs="Times New Roman"/>
        </w:rPr>
        <w:t>threespine</w:t>
      </w:r>
      <w:proofErr w:type="spellEnd"/>
      <w:r w:rsidRPr="00746969">
        <w:rPr>
          <w:rFonts w:ascii="Times New Roman" w:hAnsi="Times New Roman" w:cs="Times New Roman"/>
        </w:rPr>
        <w:t xml:space="preserve"> stickleback, one of the most well studied examples of ecological character displacement </w:t>
      </w:r>
      <w:r w:rsidRPr="00746969">
        <w:rPr>
          <w:rFonts w:ascii="Times New Roman" w:hAnsi="Times New Roman" w:cs="Times New Roman"/>
        </w:rPr>
        <w:fldChar w:fldCharType="begin">
          <w:fldData xml:space="preserve">NgA5ADUAMABlADEAYwA3AC0AOABiADgANAAtADQANgAzADcALQA5AGQAZAA5AC0AZQA3ADQANgA0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</w:fldData>
        </w:fldChar>
      </w:r>
      <w:r w:rsidRPr="00746969">
        <w:rPr>
          <w:rFonts w:ascii="Times New Roman" w:hAnsi="Times New Roman" w:cs="Times New Roman"/>
        </w:rPr>
        <w:instrText>ADDIN LABTIVA_CITE \* MERGEFORMAT</w:instrText>
      </w:r>
      <w:r w:rsidRPr="00746969">
        <w:rPr>
          <w:rFonts w:ascii="Times New Roman" w:hAnsi="Times New Roman" w:cs="Times New Roman"/>
        </w:rPr>
      </w:r>
      <w:r w:rsidRPr="00746969">
        <w:rPr>
          <w:rFonts w:ascii="Times New Roman" w:hAnsi="Times New Roman" w:cs="Times New Roman"/>
        </w:rPr>
        <w:fldChar w:fldCharType="separate"/>
      </w:r>
      <w:r w:rsidRPr="00746969">
        <w:rPr>
          <w:rFonts w:ascii="Times New Roman" w:hAnsi="Times New Roman" w:cs="Times New Roman"/>
          <w:noProof/>
          <w:color w:val="000000"/>
        </w:rPr>
        <w:t xml:space="preserve">(Schluter &amp; McPhail 1992; Rundle </w:t>
      </w:r>
      <w:r w:rsidRPr="00746969">
        <w:rPr>
          <w:rFonts w:ascii="Times New Roman" w:hAnsi="Times New Roman" w:cs="Times New Roman"/>
          <w:i/>
          <w:iCs/>
          <w:noProof/>
          <w:color w:val="000000"/>
        </w:rPr>
        <w:t>et al.</w:t>
      </w:r>
      <w:r w:rsidRPr="00746969">
        <w:rPr>
          <w:rFonts w:ascii="Times New Roman" w:hAnsi="Times New Roman" w:cs="Times New Roman"/>
          <w:noProof/>
          <w:color w:val="000000"/>
        </w:rPr>
        <w:t xml:space="preserve"> 2003)</w:t>
      </w:r>
      <w:r w:rsidRPr="00746969">
        <w:rPr>
          <w:rFonts w:ascii="Times New Roman" w:hAnsi="Times New Roman" w:cs="Times New Roman"/>
        </w:rPr>
        <w:fldChar w:fldCharType="end"/>
      </w:r>
      <w:r w:rsidRPr="00746969">
        <w:rPr>
          <w:rFonts w:ascii="Times New Roman" w:hAnsi="Times New Roman" w:cs="Times New Roman"/>
        </w:rPr>
        <w:t xml:space="preserve">. </w:t>
      </w:r>
      <w:r w:rsidRPr="00746969">
        <w:rPr>
          <w:rFonts w:ascii="Times New Roman" w:eastAsia="Times New Roman" w:hAnsi="Times New Roman" w:cs="Times New Roman"/>
          <w:color w:val="000000"/>
        </w:rPr>
        <w:t>Stickleback species pairs (found in lake</w:t>
      </w:r>
      <w:r w:rsidRPr="00746969">
        <w:rPr>
          <w:rFonts w:ascii="Times New Roman" w:eastAsia="Times New Roman" w:hAnsi="Times New Roman" w:cs="Times New Roman"/>
        </w:rPr>
        <w:t>s in</w:t>
      </w:r>
      <w:r w:rsidRPr="00746969">
        <w:rPr>
          <w:rFonts w:ascii="Times New Roman" w:eastAsia="Times New Roman" w:hAnsi="Times New Roman" w:cs="Times New Roman"/>
          <w:color w:val="000000"/>
        </w:rPr>
        <w:t xml:space="preserve"> Sout</w:t>
      </w:r>
      <w:r w:rsidRPr="00746969">
        <w:rPr>
          <w:rFonts w:ascii="Times New Roman" w:eastAsia="Times New Roman" w:hAnsi="Times New Roman" w:cs="Times New Roman"/>
        </w:rPr>
        <w:t>hwest British Columbia, Canada)</w:t>
      </w:r>
      <w:r w:rsidRPr="00746969">
        <w:rPr>
          <w:rFonts w:ascii="Times New Roman" w:eastAsia="Times New Roman" w:hAnsi="Times New Roman" w:cs="Times New Roman"/>
          <w:color w:val="000000"/>
        </w:rPr>
        <w:t xml:space="preserve"> consist </w:t>
      </w:r>
      <w:r w:rsidRPr="00746969">
        <w:rPr>
          <w:rFonts w:ascii="Times New Roman" w:eastAsia="Times New Roman" w:hAnsi="Times New Roman" w:cs="Times New Roman"/>
        </w:rPr>
        <w:t>of two relative specialists, benthic and limnetic ecotypes, that each feed preferentially on two fairly discrete resources (benthic i</w:t>
      </w:r>
      <w:r>
        <w:rPr>
          <w:rFonts w:ascii="Times New Roman" w:eastAsia="Times New Roman" w:hAnsi="Times New Roman" w:cs="Times New Roman"/>
        </w:rPr>
        <w:t xml:space="preserve">nvertebrates and zooplankton). </w:t>
      </w:r>
      <w:r w:rsidRPr="00746969">
        <w:rPr>
          <w:rFonts w:ascii="Times New Roman" w:eastAsia="Times New Roman" w:hAnsi="Times New Roman" w:cs="Times New Roman"/>
        </w:rPr>
        <w:t>Previous work has demonstrated that ecotypes are locally adapted to their respective habitats and prey (</w:t>
      </w:r>
      <w:proofErr w:type="spellStart"/>
      <w:r w:rsidRPr="00746969">
        <w:rPr>
          <w:rFonts w:ascii="Times New Roman" w:eastAsia="Times New Roman" w:hAnsi="Times New Roman" w:cs="Times New Roman"/>
        </w:rPr>
        <w:t>Schluter</w:t>
      </w:r>
      <w:proofErr w:type="spellEnd"/>
      <w:r w:rsidRPr="00746969">
        <w:rPr>
          <w:rFonts w:ascii="Times New Roman" w:eastAsia="Times New Roman" w:hAnsi="Times New Roman" w:cs="Times New Roman"/>
        </w:rPr>
        <w:t xml:space="preserve"> 1996).  In contrast, the vast majority of other lakes in the region contain a single generalist form of stickleback</w:t>
      </w:r>
      <w:proofErr w:type="gramStart"/>
      <w:r w:rsidRPr="00746969">
        <w:rPr>
          <w:rFonts w:ascii="Times New Roman" w:eastAsia="Times New Roman" w:hAnsi="Times New Roman" w:cs="Times New Roman"/>
        </w:rPr>
        <w:t>, that feeds on both zooplankton and benthic invertebrates</w:t>
      </w:r>
      <w:proofErr w:type="gramEnd"/>
      <w:r w:rsidRPr="00746969">
        <w:rPr>
          <w:rFonts w:ascii="Times New Roman" w:eastAsia="Times New Roman" w:hAnsi="Times New Roman" w:cs="Times New Roman"/>
        </w:rPr>
        <w:t xml:space="preserve"> (</w:t>
      </w:r>
      <w:proofErr w:type="spellStart"/>
      <w:r w:rsidRPr="00746969">
        <w:rPr>
          <w:rFonts w:ascii="Times New Roman" w:eastAsia="Times New Roman" w:hAnsi="Times New Roman" w:cs="Times New Roman"/>
        </w:rPr>
        <w:t>Schluter</w:t>
      </w:r>
      <w:proofErr w:type="spellEnd"/>
      <w:r w:rsidRPr="00746969">
        <w:rPr>
          <w:rFonts w:ascii="Times New Roman" w:eastAsia="Times New Roman" w:hAnsi="Times New Roman" w:cs="Times New Roman"/>
        </w:rPr>
        <w:t xml:space="preserve"> &amp; </w:t>
      </w:r>
      <w:proofErr w:type="spellStart"/>
      <w:r w:rsidRPr="00746969">
        <w:rPr>
          <w:rFonts w:ascii="Times New Roman" w:eastAsia="Times New Roman" w:hAnsi="Times New Roman" w:cs="Times New Roman"/>
        </w:rPr>
        <w:t>McPhail</w:t>
      </w:r>
      <w:proofErr w:type="spellEnd"/>
      <w:r w:rsidRPr="00746969">
        <w:rPr>
          <w:rFonts w:ascii="Times New Roman" w:eastAsia="Times New Roman" w:hAnsi="Times New Roman" w:cs="Times New Roman"/>
        </w:rPr>
        <w:t xml:space="preserve"> 1992).</w:t>
      </w:r>
    </w:p>
    <w:p w14:paraId="228DCD3E" w14:textId="77777777" w:rsidR="00B8353A"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p>
    <w:p w14:paraId="350795A5" w14:textId="7B799685"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Pr>
          <w:rFonts w:ascii="Times New Roman" w:eastAsia="Times New Roman" w:hAnsi="Times New Roman" w:cs="Times New Roman"/>
        </w:rPr>
        <w:t>To study the effects of resource specialization in stickleback on food-web dynamics, we quantified the seasonal dynamics of zooplankton, the preferred resource of the limnetic ecotype (and alternative resource of the benthic ecotype). To do this, we</w:t>
      </w:r>
      <w:r w:rsidRPr="00746969">
        <w:rPr>
          <w:rFonts w:ascii="Times New Roman" w:eastAsia="Times New Roman" w:hAnsi="Times New Roman" w:cs="Times New Roman"/>
        </w:rPr>
        <w:t xml:space="preserve"> collected zooplankton samples from three lakes containing independently evolved species pairs of stickleback and three nearby lakes containing generalist populations of stickleback. Lakes containing generalist populations of stickleback were chosen based on proximity and physical similarity to lakes contain</w:t>
      </w:r>
      <w:r>
        <w:rPr>
          <w:rFonts w:ascii="Times New Roman" w:eastAsia="Times New Roman" w:hAnsi="Times New Roman" w:cs="Times New Roman"/>
        </w:rPr>
        <w:t>ing</w:t>
      </w:r>
      <w:r w:rsidR="008D2E7A">
        <w:rPr>
          <w:rFonts w:ascii="Times New Roman" w:eastAsia="Times New Roman" w:hAnsi="Times New Roman" w:cs="Times New Roman"/>
        </w:rPr>
        <w:t xml:space="preserve"> species pairs of stickleback. We collected zooplankton </w:t>
      </w:r>
      <w:r w:rsidRPr="00746969">
        <w:rPr>
          <w:rFonts w:ascii="Times New Roman" w:eastAsia="Times New Roman" w:hAnsi="Times New Roman" w:cs="Times New Roman"/>
        </w:rPr>
        <w:t xml:space="preserve">monthly May-August 2012, in October 2012, and February 2013. For each sample period in each lake we collected two five-meter and one ten-meter vertical zooplankton sample using a 30cm diameter zooplankton tow constructed from 80um mesh with a Cod end. All zooplankton samples were subsampled to 1/16th volume, stained with Rose </w:t>
      </w:r>
      <w:proofErr w:type="spellStart"/>
      <w:r w:rsidRPr="00746969">
        <w:rPr>
          <w:rFonts w:ascii="Times New Roman" w:eastAsia="Times New Roman" w:hAnsi="Times New Roman" w:cs="Times New Roman"/>
        </w:rPr>
        <w:t>bengal</w:t>
      </w:r>
      <w:proofErr w:type="spellEnd"/>
      <w:r w:rsidRPr="00746969">
        <w:rPr>
          <w:rFonts w:ascii="Times New Roman" w:eastAsia="Times New Roman" w:hAnsi="Times New Roman" w:cs="Times New Roman"/>
        </w:rPr>
        <w:t xml:space="preserve">, then counted with at least the first 20 individuals of each taxon measured to obtain average sizes for each taxon. </w:t>
      </w:r>
      <w:r w:rsidRPr="0053625E">
        <w:rPr>
          <w:rFonts w:ascii="Times New Roman" w:eastAsia="Times New Roman" w:hAnsi="Times New Roman" w:cs="Times New Roman"/>
          <w:b/>
        </w:rPr>
        <w:t>[SETH</w:t>
      </w:r>
      <w:r>
        <w:rPr>
          <w:rFonts w:ascii="Times New Roman" w:eastAsia="Times New Roman" w:hAnsi="Times New Roman" w:cs="Times New Roman"/>
          <w:b/>
        </w:rPr>
        <w:t>,</w:t>
      </w:r>
      <w:r w:rsidRPr="0053625E">
        <w:rPr>
          <w:rFonts w:ascii="Times New Roman" w:eastAsia="Times New Roman" w:hAnsi="Times New Roman" w:cs="Times New Roman"/>
          <w:b/>
        </w:rPr>
        <w:t xml:space="preserve"> PLEASE INSERT HOW WE CONVERTED LENGTH ESTIMATES TO BIOMASS].</w:t>
      </w:r>
      <w:r>
        <w:rPr>
          <w:rFonts w:ascii="Times New Roman" w:eastAsia="Times New Roman" w:hAnsi="Times New Roman" w:cs="Times New Roman"/>
        </w:rPr>
        <w:t xml:space="preserve"> </w:t>
      </w:r>
    </w:p>
    <w:p w14:paraId="7F04B7C6"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730B2927" w14:textId="77777777" w:rsidR="00B8353A" w:rsidRPr="00746969" w:rsidDel="00F44440"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del w:id="3" w:author="Matthew Barbour" w:date="2016-03-01T13:17:00Z"/>
          <w:rFonts w:ascii="Times New Roman" w:hAnsi="Times New Roman" w:cs="Times New Roman"/>
          <w:b/>
        </w:rPr>
      </w:pPr>
      <w:r w:rsidRPr="00746969">
        <w:rPr>
          <w:rFonts w:ascii="Times New Roman" w:hAnsi="Times New Roman" w:cs="Times New Roman"/>
          <w:b/>
        </w:rPr>
        <w:t>Model and Empirical Results</w:t>
      </w:r>
    </w:p>
    <w:p w14:paraId="0E36B1AF" w14:textId="77777777" w:rsidR="00B8353A" w:rsidRPr="00627CD0" w:rsidDel="00F44440" w:rsidRDefault="00694733"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del w:id="4" w:author="Matthew Barbour" w:date="2016-03-01T13:17:00Z"/>
          <w:rFonts w:ascii="Times New Roman" w:hAnsi="Times New Roman" w:cs="Times New Roman"/>
          <w:i/>
        </w:rPr>
      </w:pPr>
      <w:del w:id="5" w:author="Matthew Barbour" w:date="2016-03-01T13:17:00Z">
        <w:r w:rsidDel="00F44440">
          <w:rPr>
            <w:rFonts w:ascii="Times New Roman" w:hAnsi="Times New Roman" w:cs="Times New Roman"/>
            <w:i/>
          </w:rPr>
          <w:delText>Determinants of</w:delText>
        </w:r>
        <w:r w:rsidR="00B8353A" w:rsidDel="00F44440">
          <w:rPr>
            <w:rFonts w:ascii="Times New Roman" w:hAnsi="Times New Roman" w:cs="Times New Roman"/>
            <w:i/>
          </w:rPr>
          <w:delText xml:space="preserve"> resource specialization</w:delText>
        </w:r>
      </w:del>
    </w:p>
    <w:p w14:paraId="634B4B6E" w14:textId="77777777" w:rsidR="00B8353A" w:rsidRPr="0020374E" w:rsidDel="00F44440"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del w:id="6" w:author="Matthew Barbour" w:date="2016-03-01T13:17:00Z"/>
          <w:rFonts w:ascii="Times New Roman" w:hAnsi="Times New Roman" w:cs="Times New Roman"/>
        </w:rPr>
      </w:pPr>
      <w:del w:id="7" w:author="Matthew Barbour" w:date="2016-03-01T13:17:00Z">
        <w:r w:rsidDel="00F44440">
          <w:rPr>
            <w:rFonts w:ascii="Times New Roman" w:hAnsi="Times New Roman" w:cs="Times New Roman"/>
          </w:rPr>
          <w:delText>As expected, resource specialization increases when there is a correlated increase in attack rates and habitat preference on the same resource and decreases when theses trade-offs are negatively correlated (Fig. 1). This generalization holds regardless of the trade-off functions specified for the attack rates and habitat preference (Appendix). , although the shapes of the trade-offs do affect the parameter range over which specialization occurs (Appendix). Use the parameter (wp*ap + wa*aa)/W*A as the measure of specialization. Perhaps I could just move this to the methods section and Appendix.</w:delText>
        </w:r>
      </w:del>
    </w:p>
    <w:p w14:paraId="5643B0B7" w14:textId="77777777" w:rsidR="00EE6A3C" w:rsidRDefault="00EE6A3C"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i/>
        </w:rPr>
      </w:pPr>
    </w:p>
    <w:p w14:paraId="7DDF34E4" w14:textId="60618896" w:rsidR="00B8353A" w:rsidRPr="00B53984" w:rsidRDefault="00892CF6"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i/>
        </w:rPr>
        <w:t>One-Consumer, Two-</w:t>
      </w:r>
      <w:r w:rsidR="0047061B">
        <w:rPr>
          <w:rFonts w:ascii="Times New Roman" w:eastAsia="Times New Roman" w:hAnsi="Times New Roman" w:cs="Times New Roman"/>
          <w:i/>
        </w:rPr>
        <w:t>Resource System</w:t>
      </w:r>
    </w:p>
    <w:p w14:paraId="76FD1BEA" w14:textId="590A4D54" w:rsidR="0047061B" w:rsidRDefault="0075567D"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rPr>
        <w:t xml:space="preserve">Setting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m:t>
            </m:r>
          </m:sub>
        </m:sSub>
        <m:r>
          <w:rPr>
            <w:rFonts w:ascii="Cambria Math" w:eastAsia="Times New Roman" w:hAnsi="Cambria Math" w:cs="Times New Roman"/>
          </w:rPr>
          <m:t>=0</m:t>
        </m:r>
      </m:oMath>
      <w:r>
        <w:rPr>
          <w:rFonts w:ascii="Times New Roman" w:eastAsia="Times New Roman" w:hAnsi="Times New Roman" w:cs="Times New Roman"/>
        </w:rPr>
        <w:t xml:space="preserve"> and solving equations (ref) = 0, we determined that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oMath>
      <w:r>
        <w:rPr>
          <w:rFonts w:ascii="Times New Roman" w:eastAsia="Times New Roman" w:hAnsi="Times New Roman" w:cs="Times New Roman"/>
        </w:rPr>
        <w:t xml:space="preserve"> will </w:t>
      </w:r>
      <w:r w:rsidR="00430C4B">
        <w:rPr>
          <w:rFonts w:ascii="Times New Roman" w:eastAsia="Times New Roman" w:hAnsi="Times New Roman" w:cs="Times New Roman"/>
        </w:rPr>
        <w:t xml:space="preserve">reach </w:t>
      </w:r>
      <w:r>
        <w:rPr>
          <w:rFonts w:ascii="Times New Roman" w:eastAsia="Times New Roman" w:hAnsi="Times New Roman" w:cs="Times New Roman"/>
        </w:rPr>
        <w:t xml:space="preserve">a </w:t>
      </w:r>
      <w:r w:rsidR="00430C4B">
        <w:rPr>
          <w:rFonts w:ascii="Times New Roman" w:eastAsia="Times New Roman" w:hAnsi="Times New Roman" w:cs="Times New Roman"/>
        </w:rPr>
        <w:t>steady-</w:t>
      </w:r>
      <w:r w:rsidR="00892CF6">
        <w:rPr>
          <w:rFonts w:ascii="Times New Roman" w:eastAsia="Times New Roman" w:hAnsi="Times New Roman" w:cs="Times New Roman"/>
        </w:rPr>
        <w:t>state</w:t>
      </w:r>
      <w:r w:rsidR="0047061B">
        <w:rPr>
          <w:rFonts w:ascii="Times New Roman" w:eastAsia="Times New Roman" w:hAnsi="Times New Roman" w:cs="Times New Roman"/>
        </w:rPr>
        <w:t xml:space="preserve"> </w:t>
      </w:r>
      <w:r>
        <w:rPr>
          <w:rFonts w:ascii="Times New Roman" w:eastAsia="Times New Roman" w:hAnsi="Times New Roman" w:cs="Times New Roman"/>
        </w:rPr>
        <w:t>equilibrium</w:t>
      </w:r>
      <w:r w:rsidR="0047061B">
        <w:rPr>
          <w:rFonts w:ascii="Times New Roman" w:eastAsia="Times New Roman" w:hAnsi="Times New Roman" w:cs="Times New Roman"/>
        </w:rPr>
        <w:t xml:space="preserve"> under the following conditions:</w:t>
      </w:r>
    </w:p>
    <w:p w14:paraId="6724E168" w14:textId="48F641EF" w:rsidR="0047061B" w:rsidRPr="007C6BBC" w:rsidRDefault="00090F04"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m:oMathPara>
        <m:oMathParaPr>
          <m:jc m:val="left"/>
        </m:oMathParaPr>
        <m:oMath>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K</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 xml:space="preserve"> </m:t>
              </m:r>
            </m:num>
            <m:den>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r>
                <w:rPr>
                  <w:rFonts w:ascii="Cambria Math" w:eastAsia="Times New Roman" w:hAnsi="Cambria Math" w:cs="Times New Roman"/>
                </w:rPr>
                <m:t xml:space="preserve"> </m:t>
              </m:r>
              <m:d>
                <m:dPr>
                  <m:ctrlPr>
                    <w:rPr>
                      <w:rFonts w:ascii="Cambria Math" w:eastAsia="Times New Roman" w:hAnsi="Cambria Math" w:cs="Times New Roman"/>
                      <w:i/>
                    </w:rPr>
                  </m:ctrlPr>
                </m:dPr>
                <m:e>
                  <m:r>
                    <w:rPr>
                      <w:rFonts w:ascii="Cambria Math" w:eastAsia="Times New Roman" w:hAnsi="Cambria Math" w:cs="Times New Roman"/>
                    </w:rPr>
                    <m:t>K-</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den>
          </m:f>
        </m:oMath>
      </m:oMathPara>
    </w:p>
    <w:p w14:paraId="0CE8474C" w14:textId="13FC5A94" w:rsidR="0047061B" w:rsidRPr="007C6BBC" w:rsidRDefault="00090F04"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m:oMathPara>
        <m:oMathParaPr>
          <m:jc m:val="left"/>
        </m:oMathParaPr>
        <m:oMath>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e>
            <m:sup>
              <m:r>
                <w:rPr>
                  <w:rFonts w:ascii="Cambria Math" w:eastAsia="Times New Roman" w:hAnsi="Cambria Math" w:cs="Times New Roman"/>
                  <w:sz w:val="28"/>
                </w:rPr>
                <m:t>*</m:t>
              </m:r>
            </m:sup>
          </m:s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r(K-</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+h(</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e>
                <m:sup>
                  <m:r>
                    <w:rPr>
                      <w:rFonts w:ascii="Cambria Math" w:eastAsia="Times New Roman" w:hAnsi="Cambria Math" w:cs="Times New Roman"/>
                    </w:rPr>
                    <m:t>2</m:t>
                  </m:r>
                </m:sup>
              </m:sSup>
              <m:r>
                <w:rPr>
                  <w:rFonts w:ascii="Cambria Math" w:eastAsia="Times New Roman" w:hAnsi="Cambria Math" w:cs="Times New Roman"/>
                </w:rPr>
                <m:t>)</m:t>
              </m:r>
            </m:num>
            <m:den>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K</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den>
          </m:f>
        </m:oMath>
      </m:oMathPara>
    </w:p>
    <w:p w14:paraId="4603F365" w14:textId="57B50EE8" w:rsidR="0047061B" w:rsidRPr="007C6BBC" w:rsidRDefault="0047061B"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m:oMathPara>
        <m:oMathParaPr>
          <m:jc m:val="left"/>
        </m:oMathParaPr>
        <m:oMath>
          <m:r>
            <w:rPr>
              <w:rFonts w:ascii="Cambria Math" w:eastAsia="Times New Roman" w:hAnsi="Cambria Math" w:cs="Times New Roman"/>
            </w:rPr>
            <m:t>m=</m:t>
          </m:r>
          <m:f>
            <m:fPr>
              <m:ctrlPr>
                <w:rPr>
                  <w:rFonts w:ascii="Cambria Math" w:eastAsia="Times New Roman" w:hAnsi="Cambria Math" w:cs="Times New Roman"/>
                  <w:i/>
                </w:rPr>
              </m:ctrlPr>
            </m:fPr>
            <m:num>
              <m:r>
                <w:rPr>
                  <w:rFonts w:ascii="Cambria Math" w:eastAsia="Times New Roman" w:hAnsi="Cambria Math" w:cs="Times New Roman"/>
                </w:rPr>
                <m:t>e(</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e>
                <m:sup>
                  <m:r>
                    <w:rPr>
                      <w:rFonts w:ascii="Cambria Math" w:eastAsia="Times New Roman" w:hAnsi="Cambria Math" w:cs="Times New Roman"/>
                    </w:rPr>
                    <m:t>2</m:t>
                  </m:r>
                </m:sup>
              </m:sSup>
              <m:r>
                <w:rPr>
                  <w:rFonts w:ascii="Cambria Math" w:eastAsia="Times New Roman" w:hAnsi="Cambria Math" w:cs="Times New Roman"/>
                </w:rPr>
                <m:t>)</m:t>
              </m:r>
            </m:num>
            <m:den>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+h(</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e>
                <m:sup>
                  <m:r>
                    <w:rPr>
                      <w:rFonts w:ascii="Cambria Math" w:eastAsia="Times New Roman" w:hAnsi="Cambria Math" w:cs="Times New Roman"/>
                    </w:rPr>
                    <m:t>2</m:t>
                  </m:r>
                </m:sup>
              </m:sSup>
              <m:r>
                <w:rPr>
                  <w:rFonts w:ascii="Cambria Math" w:eastAsia="Times New Roman" w:hAnsi="Cambria Math" w:cs="Times New Roman"/>
                </w:rPr>
                <m:t>)</m:t>
              </m:r>
            </m:den>
          </m:f>
        </m:oMath>
      </m:oMathPara>
    </w:p>
    <w:p w14:paraId="209D39CB" w14:textId="05F102D1" w:rsidR="0047061B" w:rsidRDefault="00430C4B"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rPr>
        <w:t xml:space="preserve">We did not solve for </w:t>
      </w:r>
      <m:oMath>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oMath>
      <w:r>
        <w:rPr>
          <w:rFonts w:ascii="Times New Roman" w:eastAsia="Times New Roman" w:hAnsi="Times New Roman" w:cs="Times New Roman"/>
        </w:rPr>
        <w:t xml:space="preserve"> explicitly because the expression</w:t>
      </w:r>
      <w:r w:rsidR="007D4786">
        <w:rPr>
          <w:rFonts w:ascii="Times New Roman" w:eastAsia="Times New Roman" w:hAnsi="Times New Roman" w:cs="Times New Roman"/>
        </w:rPr>
        <w:t xml:space="preserve"> is</w:t>
      </w:r>
      <w:r>
        <w:rPr>
          <w:rFonts w:ascii="Times New Roman" w:eastAsia="Times New Roman" w:hAnsi="Times New Roman" w:cs="Times New Roman"/>
        </w:rPr>
        <w:t xml:space="preserve"> a complicated quadratic</w:t>
      </w:r>
      <w:r w:rsidR="007D4786">
        <w:rPr>
          <w:rFonts w:ascii="Times New Roman" w:eastAsia="Times New Roman" w:hAnsi="Times New Roman" w:cs="Times New Roman"/>
        </w:rPr>
        <w:t xml:space="preserve"> (see Appendix 1)</w:t>
      </w:r>
      <w:r>
        <w:rPr>
          <w:rFonts w:ascii="Times New Roman" w:eastAsia="Times New Roman" w:hAnsi="Times New Roman" w:cs="Times New Roman"/>
        </w:rPr>
        <w:t xml:space="preserve">. </w:t>
      </w:r>
      <w:r w:rsidR="003F0C8B">
        <w:rPr>
          <w:rFonts w:ascii="Times New Roman" w:eastAsia="Times New Roman" w:hAnsi="Times New Roman" w:cs="Times New Roman"/>
        </w:rPr>
        <w:t xml:space="preserve">In order for this equilibrium to be valid, all species must have positive densities, which requires </w:t>
      </w:r>
      <m:oMath>
        <m:r>
          <w:rPr>
            <w:rFonts w:ascii="Cambria Math" w:eastAsia="Times New Roman" w:hAnsi="Cambria Math" w:cs="Times New Roman"/>
          </w:rPr>
          <m:t>K&gt;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oMath>
      <w:r w:rsidR="003F0C8B">
        <w:rPr>
          <w:rFonts w:ascii="Times New Roman" w:eastAsia="Times New Roman" w:hAnsi="Times New Roman" w:cs="Times New Roman"/>
        </w:rPr>
        <w:t xml:space="preserve"> and </w:t>
      </w:r>
      <m:oMath>
        <m:r>
          <w:rPr>
            <w:rFonts w:ascii="Cambria Math" w:eastAsia="Times New Roman" w:hAnsi="Cambria Math" w:cs="Times New Roman"/>
          </w:rPr>
          <m:t>K&gt;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oMath>
      <w:r w:rsidR="003F0C8B">
        <w:rPr>
          <w:rFonts w:ascii="Times New Roman" w:eastAsia="Times New Roman" w:hAnsi="Times New Roman" w:cs="Times New Roman"/>
        </w:rPr>
        <w:t xml:space="preserve"> (shown in Appendix 1), otherwise </w:t>
      </w:r>
      <m:oMath>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e>
          <m:sup>
            <m:r>
              <w:rPr>
                <w:rFonts w:ascii="Cambria Math" w:eastAsia="Times New Roman" w:hAnsi="Cambria Math" w:cs="Times New Roman"/>
                <w:sz w:val="28"/>
              </w:rPr>
              <m:t>*</m:t>
            </m:r>
          </m:sup>
        </m:sSup>
      </m:oMath>
      <w:r w:rsidR="003F0C8B">
        <w:rPr>
          <w:rFonts w:ascii="Times New Roman" w:eastAsia="Times New Roman" w:hAnsi="Times New Roman" w:cs="Times New Roman"/>
        </w:rPr>
        <w:t xml:space="preserve"> is absent. </w:t>
      </w:r>
      <w:r>
        <w:rPr>
          <w:rFonts w:ascii="Times New Roman" w:eastAsia="Times New Roman" w:hAnsi="Times New Roman" w:cs="Times New Roman"/>
        </w:rPr>
        <w:t>From these equations, it is not immediately clear how specialization in attack rates and/or preferences will affect the equilibrium densities of the consumer and resources</w:t>
      </w:r>
      <w:r w:rsidR="007D4786">
        <w:rPr>
          <w:rFonts w:ascii="Times New Roman" w:eastAsia="Times New Roman" w:hAnsi="Times New Roman" w:cs="Times New Roman"/>
        </w:rPr>
        <w:t>. However, we expect</w:t>
      </w:r>
      <w:r w:rsidR="00017EF4">
        <w:rPr>
          <w:rFonts w:ascii="Times New Roman" w:eastAsia="Times New Roman" w:hAnsi="Times New Roman" w:cs="Times New Roman"/>
        </w:rPr>
        <w:t>ed</w:t>
      </w:r>
      <w:r w:rsidR="0087257D">
        <w:rPr>
          <w:rFonts w:ascii="Times New Roman" w:eastAsia="Times New Roman" w:hAnsi="Times New Roman" w:cs="Times New Roman"/>
        </w:rPr>
        <w:t xml:space="preserve"> that </w:t>
      </w:r>
      <w:r w:rsidR="001975D7">
        <w:rPr>
          <w:rFonts w:ascii="Times New Roman" w:eastAsia="Times New Roman" w:hAnsi="Times New Roman" w:cs="Times New Roman"/>
        </w:rPr>
        <w:t>a</w:t>
      </w:r>
      <w:r w:rsidR="0087257D">
        <w:rPr>
          <w:rFonts w:ascii="Times New Roman" w:eastAsia="Times New Roman" w:hAnsi="Times New Roman" w:cs="Times New Roman"/>
        </w:rPr>
        <w:t xml:space="preserve"> consumer</w:t>
      </w:r>
      <w:r w:rsidR="00207CE3">
        <w:rPr>
          <w:rFonts w:ascii="Times New Roman" w:eastAsia="Times New Roman" w:hAnsi="Times New Roman" w:cs="Times New Roman"/>
        </w:rPr>
        <w:t xml:space="preserve"> with a higher effective attack rate on one resource would suppress this resource </w:t>
      </w:r>
      <w:r w:rsidR="0087257D">
        <w:rPr>
          <w:rFonts w:ascii="Times New Roman" w:eastAsia="Times New Roman" w:hAnsi="Times New Roman" w:cs="Times New Roman"/>
        </w:rPr>
        <w:t>to a lower relative density than the alternative resource.</w:t>
      </w:r>
      <w:r w:rsidR="007D4786">
        <w:rPr>
          <w:rFonts w:ascii="Times New Roman" w:eastAsia="Times New Roman" w:hAnsi="Times New Roman" w:cs="Times New Roman"/>
        </w:rPr>
        <w:t xml:space="preserve"> </w:t>
      </w:r>
      <w:r w:rsidR="003F0C8B">
        <w:rPr>
          <w:rFonts w:ascii="Times New Roman" w:eastAsia="Times New Roman" w:hAnsi="Times New Roman" w:cs="Times New Roman"/>
        </w:rPr>
        <w:t xml:space="preserve">To verify this, we specified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sidR="003F0C8B">
        <w:rPr>
          <w:rFonts w:ascii="Times New Roman" w:eastAsia="Times New Roman" w:hAnsi="Times New Roman" w:cs="Times New Roman"/>
        </w:rPr>
        <w:t xml:space="preserve"> as the resource </w:t>
      </w:r>
      <w:r w:rsidR="00207CE3">
        <w:rPr>
          <w:rFonts w:ascii="Times New Roman" w:eastAsia="Times New Roman" w:hAnsi="Times New Roman" w:cs="Times New Roman"/>
        </w:rPr>
        <w:t xml:space="preserve">subject to a higher effective attack rate </w:t>
      </w:r>
      <w:r w:rsidR="003F0C8B">
        <w:rPr>
          <w:rFonts w:ascii="Times New Roman" w:eastAsia="Times New Roman" w:hAnsi="Times New Roman" w:cs="Times New Roman"/>
        </w:rPr>
        <w:t>and examined</w:t>
      </w:r>
      <w:r w:rsidR="002B3F42">
        <w:rPr>
          <w:rFonts w:ascii="Times New Roman" w:eastAsia="Times New Roman" w:hAnsi="Times New Roman" w:cs="Times New Roman"/>
        </w:rPr>
        <w:t xml:space="preserve"> the conditions under which </w:t>
      </w:r>
      <m:oMath>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oMath>
      <w:r w:rsidR="003F0C8B">
        <w:rPr>
          <w:rFonts w:ascii="Times New Roman" w:eastAsia="Times New Roman" w:hAnsi="Times New Roman" w:cs="Times New Roman"/>
        </w:rPr>
        <w:t xml:space="preserve"> &gt; 1. We found that </w:t>
      </w:r>
      <m:oMath>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e>
          <m:sup>
            <m:r>
              <w:rPr>
                <w:rFonts w:ascii="Cambria Math" w:eastAsia="Times New Roman" w:hAnsi="Cambria Math" w:cs="Times New Roman"/>
                <w:sz w:val="28"/>
              </w:rPr>
              <m:t>*</m:t>
            </m:r>
          </m:sup>
        </m:sSup>
      </m:oMath>
      <w:r w:rsidR="003F0C8B">
        <w:rPr>
          <w:rFonts w:ascii="Times New Roman" w:eastAsia="Times New Roman" w:hAnsi="Times New Roman" w:cs="Times New Roman"/>
        </w:rPr>
        <w:t xml:space="preserve"> &gt; 1 when</w:t>
      </w:r>
      <w:r w:rsidR="002B3F42">
        <w:rPr>
          <w:rFonts w:ascii="Times New Roman" w:eastAsia="Times New Roman" w:hAnsi="Times New Roman" w:cs="Times New Roman"/>
        </w:rPr>
        <w:t>:</w:t>
      </w:r>
    </w:p>
    <w:p w14:paraId="611CEEDE" w14:textId="2031161D" w:rsidR="00430C4B" w:rsidRPr="002B3F42" w:rsidRDefault="00090F04"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m:oMathPara>
        <m:oMathParaPr>
          <m:jc m:val="left"/>
        </m:oMathParaPr>
        <m:oMath>
          <m:f>
            <m:fPr>
              <m:ctrlPr>
                <w:rPr>
                  <w:rFonts w:ascii="Cambria Math" w:eastAsia="Times New Roman" w:hAnsi="Cambria Math" w:cs="Times New Roman"/>
                  <w:i/>
                </w:rPr>
              </m:ctrlPr>
            </m:fPr>
            <m:num>
              <m:r>
                <w:rPr>
                  <w:rFonts w:ascii="Cambria Math" w:eastAsia="Times New Roman" w:hAnsi="Cambria Math" w:cs="Times New Roman"/>
                </w:rPr>
                <m:t>(K</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e>
                <m:sup>
                  <m:r>
                    <w:rPr>
                      <w:rFonts w:ascii="Cambria Math" w:eastAsia="Times New Roman" w:hAnsi="Cambria Math" w:cs="Times New Roman"/>
                      <w:sz w:val="28"/>
                    </w:rPr>
                    <m:t>*</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 xml:space="preserve">) </m:t>
              </m:r>
            </m:num>
            <m:den>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K</m:t>
              </m:r>
            </m:den>
          </m:f>
          <m:r>
            <w:rPr>
              <w:rFonts w:ascii="Cambria Math" w:eastAsia="Times New Roman" w:hAnsi="Cambria Math" w:cs="Times New Roman"/>
            </w:rPr>
            <m:t>&gt;0</m:t>
          </m:r>
        </m:oMath>
      </m:oMathPara>
    </w:p>
    <w:p w14:paraId="251286E0" w14:textId="23DC3A5D" w:rsidR="003F0C8B" w:rsidRDefault="002B3F42"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rPr>
        <w:t>This condition will be positive when</w:t>
      </w:r>
      <w:r w:rsidR="0075567D">
        <w:rPr>
          <w:rFonts w:ascii="Times New Roman" w:eastAsia="Times New Roman" w:hAnsi="Times New Roman" w:cs="Times New Roman"/>
        </w:rPr>
        <w:t xml:space="preserve">ever the effective attack rate of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oMath>
      <w:r w:rsidR="0075567D">
        <w:rPr>
          <w:rFonts w:ascii="Times New Roman" w:eastAsia="Times New Roman" w:hAnsi="Times New Roman" w:cs="Times New Roman"/>
        </w:rPr>
        <w:t xml:space="preserve"> on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sidR="0075567D">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oMath>
      <w:r w:rsidR="0075567D">
        <w:rPr>
          <w:rFonts w:ascii="Times New Roman" w:eastAsia="Times New Roman" w:hAnsi="Times New Roman" w:cs="Times New Roman"/>
        </w:rPr>
        <w:t xml:space="preserve">) is greater than on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m:t>
        </m:r>
      </m:oMath>
      <w:r>
        <w:rPr>
          <w:rFonts w:ascii="Times New Roman" w:eastAsia="Times New Roman" w:hAnsi="Times New Roman" w:cs="Times New Roman"/>
        </w:rPr>
        <w:t xml:space="preserve">. </w:t>
      </w:r>
      <w:r w:rsidR="0075567D">
        <w:rPr>
          <w:rFonts w:ascii="Times New Roman" w:eastAsia="Times New Roman" w:hAnsi="Times New Roman" w:cs="Times New Roman"/>
        </w:rPr>
        <w:t xml:space="preserve">When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ii</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oMath>
      <w:r w:rsidR="0075567D">
        <w:rPr>
          <w:rFonts w:ascii="Times New Roman" w:eastAsia="Times New Roman" w:hAnsi="Times New Roman" w:cs="Times New Roman"/>
        </w:rPr>
        <w:t xml:space="preserve">, this condition goes to zero, indicating that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sidR="0075567D">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sidR="0075567D">
        <w:rPr>
          <w:rFonts w:ascii="Times New Roman" w:eastAsia="Times New Roman" w:hAnsi="Times New Roman" w:cs="Times New Roman"/>
        </w:rPr>
        <w:t xml:space="preserve"> are at the same equilibrium densities. </w:t>
      </w:r>
    </w:p>
    <w:p w14:paraId="52D7069B" w14:textId="77777777" w:rsidR="003F0C8B" w:rsidRDefault="003F0C8B"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p>
    <w:p w14:paraId="4ABEDAE4" w14:textId="33C4501A" w:rsidR="00B8353A" w:rsidRDefault="00594988"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rPr>
        <w:t xml:space="preserve">In Appendix 1, we </w:t>
      </w:r>
      <w:r w:rsidR="00B8353A">
        <w:rPr>
          <w:rFonts w:ascii="Times New Roman" w:eastAsia="Times New Roman" w:hAnsi="Times New Roman" w:cs="Times New Roman"/>
        </w:rPr>
        <w:t xml:space="preserve">show </w:t>
      </w:r>
      <w:r>
        <w:rPr>
          <w:rFonts w:ascii="Times New Roman" w:eastAsia="Times New Roman" w:hAnsi="Times New Roman" w:cs="Times New Roman"/>
        </w:rPr>
        <w:t>that</w:t>
      </w:r>
      <w:r w:rsidR="00944521">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m:t>
            </m:r>
          </m:sub>
        </m:sSub>
      </m:oMath>
      <w:r w:rsidR="00944521">
        <w:rPr>
          <w:rFonts w:ascii="Times New Roman" w:eastAsia="Times New Roman" w:hAnsi="Times New Roman" w:cs="Times New Roman"/>
        </w:rPr>
        <w:t xml:space="preserve"> will be able to invade whenever its growth rate is greater than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oMath>
      <w:r w:rsidR="00944521">
        <w:rPr>
          <w:rFonts w:ascii="Times New Roman" w:eastAsia="Times New Roman" w:hAnsi="Times New Roman" w:cs="Times New Roman"/>
        </w:rPr>
        <w:t xml:space="preserve"> </w:t>
      </w:r>
      <w:r>
        <w:rPr>
          <w:rFonts w:ascii="Times New Roman" w:eastAsia="Times New Roman" w:hAnsi="Times New Roman" w:cs="Times New Roman"/>
        </w:rPr>
        <w:t xml:space="preserve"> </w:t>
      </w:r>
      <w:r w:rsidR="00B8353A">
        <w:rPr>
          <w:rFonts w:ascii="Times New Roman" w:eastAsia="Times New Roman" w:hAnsi="Times New Roman" w:cs="Times New Roman"/>
        </w:rPr>
        <w:t xml:space="preserve">in Appendix 1 </w:t>
      </w:r>
      <w:r w:rsidR="00694733">
        <w:rPr>
          <w:rFonts w:ascii="Times New Roman" w:eastAsia="Times New Roman" w:hAnsi="Times New Roman" w:cs="Times New Roman"/>
        </w:rPr>
        <w:t xml:space="preserve">that </w:t>
      </w:r>
      <w:r w:rsidR="00FE72D7">
        <w:rPr>
          <w:rFonts w:ascii="Times New Roman" w:eastAsia="Times New Roman" w:hAnsi="Times New Roman" w:cs="Times New Roman"/>
        </w:rPr>
        <w:t xml:space="preserve">coexistence occurs whenever the resident and invading consumers have higher relative attack rates and preferences for different resources </w:t>
      </w:r>
      <w:r w:rsidR="00B8353A">
        <w:rPr>
          <w:rFonts w:ascii="Times New Roman" w:eastAsia="Times New Roman" w:hAnsi="Times New Roman" w:cs="Times New Roman"/>
        </w:rPr>
        <w:t>(</w:t>
      </w:r>
      <w:r w:rsidR="00F44440">
        <w:rPr>
          <w:rFonts w:ascii="Times New Roman" w:eastAsia="Times New Roman" w:hAnsi="Times New Roman" w:cs="Times New Roman"/>
        </w:rPr>
        <w:t xml:space="preserve">when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B8353A">
        <w:rPr>
          <w:rFonts w:ascii="Times New Roman" w:hAnsi="Times New Roman" w:cs="Times New Roman"/>
        </w:rPr>
        <w:t xml:space="preserve"> &gt;</w:t>
      </w:r>
      <w:r w:rsidR="00B8353A"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694733">
        <w:rPr>
          <w:rFonts w:ascii="Times New Roman" w:eastAsia="Times New Roman" w:hAnsi="Times New Roman" w:cs="Times New Roman"/>
        </w:rPr>
        <w:t>,</w:t>
      </w:r>
      <w:r w:rsidR="00B8353A">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B8353A">
        <w:rPr>
          <w:rFonts w:ascii="Times New Roman" w:hAnsi="Times New Roman" w:cs="Times New Roman"/>
        </w:rPr>
        <w:t xml:space="preserve"> &gt;</w:t>
      </w:r>
      <w:r w:rsidR="00B8353A"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B8353A">
        <w:rPr>
          <w:rFonts w:ascii="Times New Roman" w:eastAsia="Times New Roman" w:hAnsi="Times New Roman" w:cs="Times New Roman"/>
        </w:rPr>
        <w:t xml:space="preserve"> </w:t>
      </w:r>
      <w:r w:rsidR="00694733">
        <w:rPr>
          <w:rFonts w:ascii="Times New Roman" w:eastAsia="Times New Roman" w:hAnsi="Times New Roman" w:cs="Times New Roman"/>
        </w:rPr>
        <w:t xml:space="preserve">or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694733">
        <w:rPr>
          <w:rFonts w:ascii="Times New Roman" w:hAnsi="Times New Roman" w:cs="Times New Roman"/>
        </w:rPr>
        <w:t xml:space="preserve"> &gt;</w:t>
      </w:r>
      <w:r w:rsidR="00694733"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694733">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694733">
        <w:rPr>
          <w:rFonts w:ascii="Times New Roman" w:hAnsi="Times New Roman" w:cs="Times New Roman"/>
        </w:rPr>
        <w:t xml:space="preserve"> &gt;</w:t>
      </w:r>
      <w:r w:rsidR="00694733"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B8353A">
        <w:rPr>
          <w:rFonts w:ascii="Times New Roman" w:eastAsia="Times New Roman" w:hAnsi="Times New Roman" w:cs="Times New Roman"/>
        </w:rPr>
        <w:t>)</w:t>
      </w:r>
      <w:r w:rsidR="00FE72D7">
        <w:rPr>
          <w:rFonts w:ascii="Times New Roman" w:eastAsia="Times New Roman" w:hAnsi="Times New Roman" w:cs="Times New Roman"/>
        </w:rPr>
        <w:t xml:space="preserve"> (Fig. 1). This occurs because the resident consumer will suppress the resource it has a higher effective attack rate on to a lower equilibrium density than the alternative resource. The higher relative density of the alternative resource ensures that the invading consumer, which has a relatively higher attack rate and preference for this abundant resource, will always have a positive growth rate, and therefore invade the system</w:t>
      </w:r>
      <w:r w:rsidR="009542A3">
        <w:rPr>
          <w:rFonts w:ascii="Times New Roman" w:eastAsia="Times New Roman" w:hAnsi="Times New Roman" w:cs="Times New Roman"/>
        </w:rPr>
        <w:t xml:space="preserve"> (Fig. 1)</w:t>
      </w:r>
      <w:r w:rsidR="00FE72D7">
        <w:rPr>
          <w:rFonts w:ascii="Times New Roman" w:eastAsia="Times New Roman" w:hAnsi="Times New Roman" w:cs="Times New Roman"/>
        </w:rPr>
        <w:t xml:space="preserve">. </w:t>
      </w:r>
      <w:del w:id="8" w:author="Matthew Barbour" w:date="2016-03-02T17:46:00Z">
        <w:r w:rsidR="00D66992" w:rsidDel="00BB76B0">
          <w:rPr>
            <w:rFonts w:ascii="Times New Roman" w:eastAsia="Times New Roman" w:hAnsi="Times New Roman" w:cs="Times New Roman"/>
          </w:rPr>
          <w:delText xml:space="preserve">This occurs regardless of the shape of the trade-off for attack rates and preferences for the two resources (Appendix 1). </w:delText>
        </w:r>
        <w:r w:rsidR="00B8353A" w:rsidDel="00BB76B0">
          <w:rPr>
            <w:rFonts w:ascii="Times New Roman" w:eastAsia="Times New Roman" w:hAnsi="Times New Roman" w:cs="Times New Roman"/>
          </w:rPr>
          <w:delText xml:space="preserve">However, if </w:delText>
        </w:r>
        <w:r w:rsidR="009542A3" w:rsidDel="00BB76B0">
          <w:rPr>
            <w:rFonts w:ascii="Times New Roman" w:eastAsia="Times New Roman" w:hAnsi="Times New Roman" w:cs="Times New Roman"/>
          </w:rPr>
          <w:delText xml:space="preserve">the </w:delText>
        </w:r>
        <w:r w:rsidR="00B8353A" w:rsidDel="00BB76B0">
          <w:rPr>
            <w:rFonts w:ascii="Times New Roman" w:eastAsia="Times New Roman" w:hAnsi="Times New Roman" w:cs="Times New Roman"/>
          </w:rPr>
          <w:delText>attack rates and preferences</w:delText>
        </w:r>
        <w:r w:rsidR="009542A3" w:rsidDel="00BB76B0">
          <w:rPr>
            <w:rFonts w:ascii="Times New Roman" w:eastAsia="Times New Roman" w:hAnsi="Times New Roman" w:cs="Times New Roman"/>
          </w:rPr>
          <w:delText xml:space="preserve"> of the resident consumer</w:delText>
        </w:r>
        <w:r w:rsidR="00694733" w:rsidDel="00BB76B0">
          <w:rPr>
            <w:rFonts w:ascii="Times New Roman" w:eastAsia="Times New Roman" w:hAnsi="Times New Roman" w:cs="Times New Roman"/>
          </w:rPr>
          <w:delText xml:space="preserve"> are negatively correlated</w:delText>
        </w:r>
        <w:r w:rsidR="00BE0B72" w:rsidDel="00BB76B0">
          <w:rPr>
            <w:rFonts w:ascii="Times New Roman" w:eastAsia="Times New Roman" w:hAnsi="Times New Roman" w:cs="Times New Roman"/>
          </w:rPr>
          <w:delText xml:space="preserve"> for the same resource</w:delText>
        </w:r>
        <w:r w:rsidR="00694733" w:rsidDel="00BB76B0">
          <w:rPr>
            <w:rFonts w:ascii="Times New Roman" w:eastAsia="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B8353A" w:rsidDel="00BB76B0">
          <w:rPr>
            <w:rFonts w:ascii="Times New Roman" w:hAnsi="Times New Roman" w:cs="Times New Roman"/>
          </w:rPr>
          <w:delText xml:space="preserve"> &gt;</w:delText>
        </w:r>
        <w:r w:rsidR="00B8353A" w:rsidRPr="00746969" w:rsidDel="00BB76B0">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694733" w:rsidDel="00BB76B0">
          <w:rPr>
            <w:rFonts w:ascii="Times New Roman" w:eastAsia="Times New Roman" w:hAnsi="Times New Roman" w:cs="Times New Roman"/>
          </w:rPr>
          <w:delText>,</w:delText>
        </w:r>
        <w:r w:rsidR="00B8353A" w:rsidDel="00BB76B0">
          <w:rPr>
            <w:rFonts w:ascii="Times New Roman" w:eastAsia="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B8353A" w:rsidDel="00BB76B0">
          <w:rPr>
            <w:rFonts w:ascii="Times New Roman" w:hAnsi="Times New Roman" w:cs="Times New Roman"/>
          </w:rPr>
          <w:delText xml:space="preserve"> &gt;</w:delText>
        </w:r>
        <w:r w:rsidR="00B8353A" w:rsidRPr="00746969" w:rsidDel="00BB76B0">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B8353A" w:rsidDel="00BB76B0">
          <w:rPr>
            <w:rFonts w:ascii="Times New Roman" w:eastAsia="Times New Roman" w:hAnsi="Times New Roman" w:cs="Times New Roman"/>
          </w:rPr>
          <w:delText xml:space="preserve"> </w:delText>
        </w:r>
        <w:r w:rsidR="00694733" w:rsidDel="00BB76B0">
          <w:rPr>
            <w:rFonts w:ascii="Times New Roman" w:eastAsia="Times New Roman" w:hAnsi="Times New Roman" w:cs="Times New Roman"/>
          </w:rPr>
          <w:delText xml:space="preserve">or </w:delTex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694733" w:rsidDel="00BB76B0">
          <w:rPr>
            <w:rFonts w:ascii="Times New Roman" w:hAnsi="Times New Roman" w:cs="Times New Roman"/>
          </w:rPr>
          <w:delText xml:space="preserve"> &gt;</w:delText>
        </w:r>
        <w:r w:rsidR="00694733" w:rsidRPr="00746969" w:rsidDel="00BB76B0">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694733" w:rsidDel="00BB76B0">
          <w:rPr>
            <w:rFonts w:ascii="Times New Roman" w:eastAsia="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694733" w:rsidDel="00BB76B0">
          <w:rPr>
            <w:rFonts w:ascii="Times New Roman" w:hAnsi="Times New Roman" w:cs="Times New Roman"/>
          </w:rPr>
          <w:delText xml:space="preserve"> &gt;</w:delText>
        </w:r>
        <w:r w:rsidR="00694733" w:rsidRPr="00746969" w:rsidDel="00BB76B0">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B8353A" w:rsidDel="00BB76B0">
          <w:rPr>
            <w:rFonts w:ascii="Times New Roman" w:eastAsia="Times New Roman" w:hAnsi="Times New Roman" w:cs="Times New Roman"/>
          </w:rPr>
          <w:delText xml:space="preserve">), </w:delText>
        </w:r>
        <w:r w:rsidR="00694733" w:rsidDel="00BB76B0">
          <w:rPr>
            <w:rFonts w:ascii="Times New Roman" w:eastAsia="Times New Roman" w:hAnsi="Times New Roman" w:cs="Times New Roman"/>
          </w:rPr>
          <w:delText xml:space="preserve">coexistence is still possible, albeit over a restricted </w:delText>
        </w:r>
        <w:r w:rsidR="00B8353A" w:rsidDel="00BB76B0">
          <w:rPr>
            <w:rFonts w:ascii="Times New Roman" w:eastAsia="Times New Roman" w:hAnsi="Times New Roman" w:cs="Times New Roman"/>
          </w:rPr>
          <w:delText>region of parameter space (Fig. 1</w:delText>
        </w:r>
        <w:r w:rsidR="006C037F" w:rsidDel="00BB76B0">
          <w:rPr>
            <w:rFonts w:ascii="Times New Roman" w:eastAsia="Times New Roman" w:hAnsi="Times New Roman" w:cs="Times New Roman"/>
          </w:rPr>
          <w:delText>, Appendix 1</w:delText>
        </w:r>
        <w:r w:rsidR="00B8353A" w:rsidDel="00BB76B0">
          <w:rPr>
            <w:rFonts w:ascii="Times New Roman" w:eastAsia="Times New Roman" w:hAnsi="Times New Roman" w:cs="Times New Roman"/>
          </w:rPr>
          <w:delText xml:space="preserve">). </w:delText>
        </w:r>
      </w:del>
    </w:p>
    <w:p w14:paraId="16E034DF" w14:textId="77777777" w:rsidR="00B8353A"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p>
    <w:p w14:paraId="73CBD329" w14:textId="209441E9" w:rsidR="00C82901" w:rsidRPr="00B53984" w:rsidRDefault="00C82901"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i/>
        </w:rPr>
        <w:t>Two-Consumer, Two-Resource System</w:t>
      </w:r>
    </w:p>
    <w:p w14:paraId="1A3B385B" w14:textId="359A30FA" w:rsidR="00B8353A" w:rsidRPr="0053625E"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rPr>
        <w:t xml:space="preserve">We show in Appendix 1 that the equilibrium densities of both consumers and both resources are equivalent to each other (i.e.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sup>
            <m:r>
              <w:rPr>
                <w:rFonts w:ascii="Cambria Math" w:hAnsi="Cambria Math" w:cs="Times New Roman"/>
              </w:rPr>
              <m:t>*</m:t>
            </m:r>
          </m:sup>
        </m:sSup>
      </m:oMath>
      <w:r>
        <w:rPr>
          <w:rFonts w:ascii="Times New Roman" w:eastAsia="Times New Roman" w:hAnsi="Times New Roman" w:cs="Times New Roman"/>
        </w:rPr>
        <w:t xml:space="preserve"> and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sup>
            <m:r>
              <w:rPr>
                <w:rFonts w:ascii="Cambria Math" w:hAnsi="Cambria Math" w:cs="Times New Roman"/>
              </w:rPr>
              <m:t>*</m:t>
            </m:r>
          </m:sup>
        </m:sSup>
      </m:oMath>
      <w:r>
        <w:rPr>
          <w:rFonts w:ascii="Times New Roman" w:eastAsia="Times New Roman" w:hAnsi="Times New Roman" w:cs="Times New Roman"/>
        </w:rPr>
        <w:t>)</w:t>
      </w:r>
      <w:r w:rsidR="00C82901">
        <w:rPr>
          <w:rFonts w:ascii="Times New Roman" w:eastAsia="Times New Roman" w:hAnsi="Times New Roman" w:cs="Times New Roman"/>
        </w:rPr>
        <w:t xml:space="preserve"> whenever there is matched specialization (when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C82901">
        <w:rPr>
          <w:rFonts w:ascii="Times New Roman" w:hAnsi="Times New Roman" w:cs="Times New Roman"/>
        </w:rPr>
        <w:t xml:space="preserve"> &gt;</w:t>
      </w:r>
      <w:r w:rsidR="00C82901"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C82901">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C82901">
        <w:rPr>
          <w:rFonts w:ascii="Times New Roman" w:hAnsi="Times New Roman" w:cs="Times New Roman"/>
        </w:rPr>
        <w:t xml:space="preserve"> &gt;</w:t>
      </w:r>
      <w:r w:rsidR="00C82901"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C82901">
        <w:rPr>
          <w:rFonts w:ascii="Times New Roman" w:eastAsia="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C82901">
        <w:rPr>
          <w:rFonts w:ascii="Times New Roman" w:hAnsi="Times New Roman" w:cs="Times New Roman"/>
        </w:rPr>
        <w:t xml:space="preserve"> &gt;</w:t>
      </w:r>
      <w:r w:rsidR="00C82901"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C82901">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C82901">
        <w:rPr>
          <w:rFonts w:ascii="Times New Roman" w:hAnsi="Times New Roman" w:cs="Times New Roman"/>
        </w:rPr>
        <w:t xml:space="preserve"> &gt;</w:t>
      </w:r>
      <w:r w:rsidR="00C82901"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C82901">
        <w:rPr>
          <w:rFonts w:ascii="Times New Roman" w:eastAsia="Times New Roman" w:hAnsi="Times New Roman" w:cs="Times New Roman"/>
        </w:rPr>
        <w:t>)</w:t>
      </w:r>
      <w:r>
        <w:rPr>
          <w:rFonts w:ascii="Times New Roman" w:hAnsi="Times New Roman" w:cs="Times New Roman"/>
        </w:rPr>
        <w:t>.</w:t>
      </w:r>
      <w:r>
        <w:rPr>
          <w:rFonts w:ascii="Times New Roman" w:eastAsia="Times New Roman" w:hAnsi="Times New Roman" w:cs="Times New Roman"/>
        </w:rPr>
        <w:t xml:space="preserve"> Since their dynamics are equivalent</w:t>
      </w:r>
      <w:r w:rsidR="00C82901">
        <w:rPr>
          <w:rFonts w:ascii="Times New Roman" w:eastAsia="Times New Roman" w:hAnsi="Times New Roman" w:cs="Times New Roman"/>
        </w:rPr>
        <w:t>,</w:t>
      </w:r>
      <w:r>
        <w:rPr>
          <w:rFonts w:ascii="Times New Roman" w:eastAsia="Times New Roman" w:hAnsi="Times New Roman" w:cs="Times New Roman"/>
        </w:rPr>
        <w:t xml:space="preserve"> we can rewrite the equations describing the</w:t>
      </w:r>
      <w:r w:rsidR="00C82901">
        <w:rPr>
          <w:rFonts w:ascii="Times New Roman" w:eastAsia="Times New Roman" w:hAnsi="Times New Roman" w:cs="Times New Roman"/>
        </w:rPr>
        <w:t>i</w:t>
      </w:r>
      <w:r>
        <w:rPr>
          <w:rFonts w:ascii="Times New Roman" w:eastAsia="Times New Roman" w:hAnsi="Times New Roman" w:cs="Times New Roman"/>
        </w:rPr>
        <w:t>r equilibrium densities as</w:t>
      </w:r>
      <w:r w:rsidRPr="00746969">
        <w:rPr>
          <w:rFonts w:ascii="Times New Roman" w:eastAsia="Times New Roman" w:hAnsi="Times New Roman" w:cs="Times New Roman"/>
        </w:rPr>
        <w:t>:</w:t>
      </w:r>
    </w:p>
    <w:p w14:paraId="6CEDC2B0"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7852CCA6" w14:textId="234DB317" w:rsidR="00B8353A" w:rsidRPr="007B1810" w:rsidRDefault="00090F04"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m:oMathPara>
        <m:oMathParaPr>
          <m:jc m:val="left"/>
        </m:oMathParaP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m:t>
          </m:r>
          <m:f>
            <m:fPr>
              <m:ctrlPr>
                <w:rPr>
                  <w:rFonts w:ascii="Cambria Math" w:hAnsi="Cambria Math" w:cs="Times New Roman"/>
                </w:rPr>
              </m:ctrlPr>
            </m:fPr>
            <m:num>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m:t>
              </m:r>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e>
              </m:d>
              <m:r>
                <w:rPr>
                  <w:rFonts w:ascii="Cambria Math" w:hAnsi="Cambria Math" w:cs="Times New Roman"/>
                </w:rPr>
                <m:t>(e-mh)</m:t>
              </m:r>
            </m:den>
          </m:f>
        </m:oMath>
      </m:oMathPara>
    </w:p>
    <w:p w14:paraId="1B82001B"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654AD2C4" w14:textId="4222D723" w:rsidR="00B8353A" w:rsidRPr="007B1810" w:rsidRDefault="00090F04"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m:oMathPara>
        <m:oMathParaPr>
          <m:jc m:val="left"/>
        </m:oMathParaPr>
        <m:oMath>
          <m:sSup>
            <m:sSupPr>
              <m:ctrlPr>
                <w:rPr>
                  <w:rFonts w:ascii="Cambria Math" w:eastAsia="Times New Roman" w:hAnsi="Cambria Math" w:cs="Times New Roman"/>
                  <w:i/>
                </w:rPr>
              </m:ctrlPr>
            </m:sSupPr>
            <m:e>
              <m:r>
                <w:rPr>
                  <w:rFonts w:ascii="Cambria Math" w:eastAsia="Times New Roman" w:hAnsi="Cambria Math" w:cs="Times New Roman"/>
                </w:rPr>
                <m:t>C</m:t>
              </m:r>
            </m:e>
            <m:sup>
              <m:r>
                <w:rPr>
                  <w:rFonts w:ascii="Cambria Math" w:eastAsia="Times New Roman" w:hAnsi="Cambria Math" w:cs="Times New Roman"/>
                </w:rPr>
                <m:t>*</m:t>
              </m:r>
            </m:sup>
          </m:sSup>
          <m:r>
            <w:rPr>
              <w:rFonts w:ascii="Cambria Math" w:eastAsia="Times New Roman" w:hAnsi="Cambria Math" w:cs="Times New Roman"/>
            </w:rPr>
            <m:t>=</m:t>
          </m:r>
          <m:f>
            <m:fPr>
              <m:ctrlPr>
                <w:rPr>
                  <w:rFonts w:ascii="Cambria Math" w:hAnsi="Cambria Math" w:cs="Times New Roman"/>
                </w:rPr>
              </m:ctrlPr>
            </m:fPr>
            <m:num>
              <m:r>
                <w:rPr>
                  <w:rFonts w:ascii="Cambria Math" w:hAnsi="Cambria Math" w:cs="Times New Roman"/>
                </w:rPr>
                <m:t>r(K-</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+h</m:t>
              </m:r>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e>
              </m:d>
              <m:r>
                <w:rPr>
                  <w:rFonts w:ascii="Cambria Math" w:hAnsi="Cambria Math" w:cs="Times New Roman"/>
                </w:rPr>
                <m:t>)</m:t>
              </m:r>
            </m:num>
            <m:den>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m:t>
              </m:r>
            </m:den>
          </m:f>
        </m:oMath>
      </m:oMathPara>
    </w:p>
    <w:p w14:paraId="02848392"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064BAB3E" w14:textId="066E2027" w:rsidR="00B8353A" w:rsidRPr="00D852C0" w:rsidRDefault="00C50F0C"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Pr>
          <w:rFonts w:ascii="Times New Roman" w:eastAsia="Times New Roman" w:hAnsi="Times New Roman" w:cs="Times New Roman"/>
        </w:rPr>
        <w:t xml:space="preserve">From these equations, it is straightforward to see that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oMath>
      <w:r>
        <w:rPr>
          <w:rFonts w:ascii="Times New Roman" w:eastAsia="Times New Roman" w:hAnsi="Times New Roman" w:cs="Times New Roman"/>
        </w:rPr>
        <w:t xml:space="preserve"> will decrease when the effective attack rate of the consumer,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Pr>
          <w:rFonts w:ascii="Times New Roman" w:eastAsia="Times New Roman" w:hAnsi="Times New Roman" w:cs="Times New Roman"/>
        </w:rPr>
        <w:t xml:space="preserve">, increases. </w:t>
      </w:r>
      <w:r w:rsidR="00D852C0">
        <w:rPr>
          <w:rFonts w:ascii="Times New Roman" w:eastAsia="Times New Roman" w:hAnsi="Times New Roman" w:cs="Times New Roman"/>
        </w:rPr>
        <w:t>This increase will occur, r</w:t>
      </w:r>
      <w:r>
        <w:rPr>
          <w:rFonts w:ascii="Times New Roman" w:eastAsia="Times New Roman" w:hAnsi="Times New Roman" w:cs="Times New Roman"/>
        </w:rPr>
        <w:t xml:space="preserve">egardless of the trade-off function, </w:t>
      </w:r>
      <w:r w:rsidR="00D852C0">
        <w:rPr>
          <w:rFonts w:ascii="Times New Roman" w:eastAsia="Times New Roman" w:hAnsi="Times New Roman" w:cs="Times New Roman"/>
        </w:rPr>
        <w:t xml:space="preserve">in the matched specialization scenario 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D852C0">
        <w:rPr>
          <w:rFonts w:ascii="Times New Roman" w:hAnsi="Times New Roman" w:cs="Times New Roman"/>
        </w:rPr>
        <w:t xml:space="preserve"> &gt;</w:t>
      </w:r>
      <w:r w:rsidR="00D852C0"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D852C0">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D852C0">
        <w:rPr>
          <w:rFonts w:ascii="Times New Roman" w:hAnsi="Times New Roman" w:cs="Times New Roman"/>
        </w:rPr>
        <w:t xml:space="preserve"> &gt;</w:t>
      </w:r>
      <w:r w:rsidR="00D852C0"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D852C0">
        <w:rPr>
          <w:rFonts w:ascii="Times New Roman" w:eastAsia="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00D852C0">
        <w:rPr>
          <w:rFonts w:ascii="Times New Roman" w:hAnsi="Times New Roman" w:cs="Times New Roman"/>
        </w:rPr>
        <w:t xml:space="preserve"> &gt;</w:t>
      </w:r>
      <w:r w:rsidR="00D852C0"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00D852C0">
        <w:rPr>
          <w:rFonts w:ascii="Times New Roman" w:eastAsia="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00D852C0">
        <w:rPr>
          <w:rFonts w:ascii="Times New Roman" w:hAnsi="Times New Roman" w:cs="Times New Roman"/>
        </w:rPr>
        <w:t xml:space="preserve"> &gt;</w:t>
      </w:r>
      <w:r w:rsidR="00D852C0" w:rsidRPr="007469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oMath>
      <w:r w:rsidR="00D852C0">
        <w:rPr>
          <w:rFonts w:ascii="Times New Roman" w:hAnsi="Times New Roman" w:cs="Times New Roman"/>
        </w:rPr>
        <w:t>.</w:t>
      </w:r>
      <w:r w:rsidR="00D852C0">
        <w:rPr>
          <w:rFonts w:ascii="Times New Roman" w:eastAsia="Times New Roman" w:hAnsi="Times New Roman" w:cs="Times New Roman"/>
        </w:rPr>
        <w:t xml:space="preserve"> For</w:t>
      </w:r>
      <w:r w:rsidR="00B8353A">
        <w:rPr>
          <w:rFonts w:ascii="Times New Roman" w:eastAsia="Times New Roman" w:hAnsi="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C</m:t>
            </m:r>
          </m:e>
          <m:sup>
            <m:r>
              <w:rPr>
                <w:rFonts w:ascii="Cambria Math" w:eastAsia="Times New Roman" w:hAnsi="Cambria Math" w:cs="Times New Roman"/>
              </w:rPr>
              <m:t>*</m:t>
            </m:r>
          </m:sup>
        </m:sSup>
      </m:oMath>
      <w:r w:rsidR="00B8353A">
        <w:rPr>
          <w:rFonts w:ascii="Times New Roman" w:eastAsia="Times New Roman" w:hAnsi="Times New Roman" w:cs="Times New Roman"/>
        </w:rPr>
        <w:t xml:space="preserve">, increasing specialization from relatively low values will increase the equilibrium density of the consumer; however, when specialization is relatively high, increasing specialization will result in lower equilibrium density of the consumer. </w:t>
      </w:r>
    </w:p>
    <w:p w14:paraId="1FF5138F"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p>
    <w:p w14:paraId="400933A7" w14:textId="226C2D04" w:rsidR="00B8353A"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rPr>
        <w:t>In terms of loc</w:t>
      </w:r>
      <w:r w:rsidR="00D852C0">
        <w:rPr>
          <w:rFonts w:ascii="Times New Roman" w:eastAsia="Times New Roman" w:hAnsi="Times New Roman" w:cs="Times New Roman"/>
        </w:rPr>
        <w:t>al stability, we found that the consumer-resource dynamics switch from a steady-state</w:t>
      </w:r>
      <w:r w:rsidRPr="00746969">
        <w:rPr>
          <w:rFonts w:ascii="Times New Roman" w:eastAsia="Times New Roman" w:hAnsi="Times New Roman" w:cs="Times New Roman"/>
        </w:rPr>
        <w:t xml:space="preserve"> equilibrium</w:t>
      </w:r>
      <w:r w:rsidR="00D852C0">
        <w:rPr>
          <w:rFonts w:ascii="Times New Roman" w:eastAsia="Times New Roman" w:hAnsi="Times New Roman" w:cs="Times New Roman"/>
        </w:rPr>
        <w:t xml:space="preserve"> to a limit cycle </w:t>
      </w:r>
      <w:r w:rsidRPr="00746969">
        <w:rPr>
          <w:rFonts w:ascii="Times New Roman" w:eastAsia="Times New Roman" w:hAnsi="Times New Roman" w:cs="Times New Roman"/>
        </w:rPr>
        <w:t>when:</w:t>
      </w:r>
    </w:p>
    <w:p w14:paraId="32F1FB35" w14:textId="645E4069" w:rsidR="00B8353A" w:rsidRPr="00D852C0" w:rsidRDefault="00090F04"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num>
          <m:den>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r>
                  <w:rPr>
                    <w:rFonts w:ascii="Cambria Math" w:hAnsi="Cambria Math" w:cs="Times New Roman"/>
                  </w:rPr>
                  <m:t>j</m:t>
                </m:r>
              </m:sub>
            </m:sSub>
          </m:den>
        </m:f>
        <m:r>
          <w:rPr>
            <w:rFonts w:ascii="Cambria Math" w:hAnsi="Cambria Math" w:cs="Times New Roman"/>
          </w:rPr>
          <m:t xml:space="preserve">&gt; </m:t>
        </m:r>
        <m:f>
          <m:fPr>
            <m:ctrlPr>
              <w:rPr>
                <w:rFonts w:ascii="Cambria Math" w:hAnsi="Cambria Math" w:cs="Times New Roman"/>
                <w:i/>
              </w:rPr>
            </m:ctrlPr>
          </m:fPr>
          <m:num>
            <m:r>
              <w:rPr>
                <w:rFonts w:ascii="Cambria Math" w:hAnsi="Cambria Math" w:cs="Times New Roman"/>
              </w:rPr>
              <m:t>e+hm</m:t>
            </m:r>
          </m:num>
          <m:den>
            <m:r>
              <w:rPr>
                <w:rFonts w:ascii="Cambria Math" w:hAnsi="Cambria Math" w:cs="Times New Roman"/>
              </w:rPr>
              <m:t>hK(e-hm)</m:t>
            </m:r>
          </m:den>
        </m:f>
      </m:oMath>
      <w:r w:rsidR="00B8353A">
        <w:rPr>
          <w:rFonts w:ascii="Times New Roman" w:hAnsi="Times New Roman" w:cs="Times New Roman"/>
        </w:rPr>
        <w:t>.</w:t>
      </w:r>
    </w:p>
    <w:p w14:paraId="0A1A0FEF" w14:textId="2B77157A" w:rsidR="00C82901"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rPr>
      </w:pPr>
      <w:r w:rsidRPr="00746969">
        <w:rPr>
          <w:rFonts w:ascii="Times New Roman" w:eastAsia="Times New Roman" w:hAnsi="Times New Roman" w:cs="Times New Roman"/>
        </w:rPr>
        <w:t xml:space="preserve">Biologically, this means that </w:t>
      </w:r>
      <w:r>
        <w:rPr>
          <w:rFonts w:ascii="Times New Roman" w:eastAsia="Times New Roman" w:hAnsi="Times New Roman" w:cs="Times New Roman"/>
        </w:rPr>
        <w:t>increasing</w:t>
      </w:r>
      <w:r w:rsidR="00556191">
        <w:rPr>
          <w:rFonts w:ascii="Times New Roman" w:eastAsia="Times New Roman" w:hAnsi="Times New Roman" w:cs="Times New Roman"/>
        </w:rPr>
        <w:t xml:space="preserve"> the effective attack rates of the consumers, </w:t>
      </w:r>
      <w:r>
        <w:rPr>
          <w:rFonts w:ascii="Times New Roman" w:eastAsia="Times New Roman" w:hAnsi="Times New Roman" w:cs="Times New Roman"/>
        </w:rPr>
        <w:t xml:space="preserve">while holding the right side of the equation constant, will </w:t>
      </w:r>
      <w:r w:rsidRPr="00746969">
        <w:rPr>
          <w:rFonts w:ascii="Times New Roman" w:eastAsia="Times New Roman" w:hAnsi="Times New Roman" w:cs="Times New Roman"/>
        </w:rPr>
        <w:t>push the system toward its boundary of stability. Figure 1 illustrates graphically</w:t>
      </w:r>
      <w:r>
        <w:rPr>
          <w:rFonts w:ascii="Times New Roman" w:eastAsia="Times New Roman" w:hAnsi="Times New Roman" w:cs="Times New Roman"/>
        </w:rPr>
        <w:t xml:space="preserve"> the effect of increasing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Pr>
          <w:rFonts w:ascii="Times New Roman" w:eastAsia="Times New Roman" w:hAnsi="Times New Roman" w:cs="Times New Roman"/>
        </w:rPr>
        <w:t xml:space="preserve"> on local stability</w:t>
      </w:r>
      <w:r w:rsidRPr="00746969">
        <w:rPr>
          <w:rFonts w:ascii="Times New Roman" w:eastAsia="Times New Roman" w:hAnsi="Times New Roman" w:cs="Times New Roman"/>
        </w:rPr>
        <w:t xml:space="preserve">. </w:t>
      </w:r>
      <w:r>
        <w:rPr>
          <w:rFonts w:ascii="Times New Roman" w:eastAsia="Times New Roman" w:hAnsi="Times New Roman" w:cs="Times New Roman"/>
        </w:rPr>
        <w:t>If we hold the other parameters constant, i</w:t>
      </w:r>
      <w:r w:rsidRPr="00746969">
        <w:rPr>
          <w:rFonts w:ascii="Times New Roman" w:eastAsia="Times New Roman" w:hAnsi="Times New Roman" w:cs="Times New Roman"/>
        </w:rPr>
        <w:t xml:space="preserve">ncreasing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ii</m:t>
            </m:r>
          </m:sub>
        </m:sSub>
      </m:oMath>
      <w:r w:rsidRPr="00746969">
        <w:rPr>
          <w:rFonts w:ascii="Times New Roman" w:hAnsi="Times New Roman" w:cs="Times New Roman"/>
        </w:rPr>
        <w:t xml:space="preserve"> </w:t>
      </w:r>
      <w:r w:rsidRPr="00746969">
        <w:rPr>
          <w:rFonts w:ascii="Times New Roman" w:eastAsia="Times New Roman" w:hAnsi="Times New Roman" w:cs="Times New Roman"/>
        </w:rPr>
        <w:t>shifts the consumers’ zero net growth isocline to the left relative to the position of the resources’ isocline. Biologically, this means that increasing</w:t>
      </w:r>
      <w:r>
        <w:rPr>
          <w:rFonts w:ascii="Times New Roman" w:eastAsia="Times New Roman" w:hAnsi="Times New Roman" w:cs="Times New Roman"/>
        </w:rPr>
        <w:t xml:space="preserve"> specialization</w:t>
      </w:r>
      <w:r w:rsidRPr="00746969">
        <w:rPr>
          <w:rFonts w:ascii="Times New Roman" w:hAnsi="Times New Roman" w:cs="Times New Roman"/>
        </w:rPr>
        <w:t xml:space="preserve"> </w:t>
      </w:r>
      <w:r w:rsidRPr="00746969">
        <w:rPr>
          <w:rFonts w:ascii="Times New Roman" w:eastAsia="Times New Roman" w:hAnsi="Times New Roman" w:cs="Times New Roman"/>
        </w:rPr>
        <w:t xml:space="preserve">increases the capacity of the consumers to exhibit a positive growth rate even when resources are at low densities. This results in the consumer suppressing the resources well below their carrying capacity. If this suppression is large enough, this causes the consumers and resources to exhibit a limit cycle (Fig. 1). </w:t>
      </w:r>
    </w:p>
    <w:p w14:paraId="6F1C49C8" w14:textId="77777777" w:rsidR="00B8353A"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eastAsia="Times New Roman" w:hAnsi="Times New Roman" w:cs="Times New Roman"/>
          <w:i/>
        </w:rPr>
      </w:pPr>
      <w:bookmarkStart w:id="9" w:name="h.ggutz154rcmv" w:colFirst="0" w:colLast="0"/>
      <w:bookmarkEnd w:id="9"/>
    </w:p>
    <w:p w14:paraId="2B477219"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eastAsia="Times New Roman" w:hAnsi="Times New Roman" w:cs="Times New Roman"/>
          <w:i/>
        </w:rPr>
        <w:t>Empirical</w:t>
      </w:r>
      <w:r w:rsidR="006A2242">
        <w:rPr>
          <w:rFonts w:ascii="Times New Roman" w:eastAsia="Times New Roman" w:hAnsi="Times New Roman" w:cs="Times New Roman"/>
          <w:i/>
        </w:rPr>
        <w:t xml:space="preserve"> Results</w:t>
      </w:r>
    </w:p>
    <w:p w14:paraId="6EF0E70C"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hAnsi="Times New Roman" w:cs="Times New Roman"/>
        </w:rPr>
        <w:t xml:space="preserve">Based on our model results, we predicted that </w:t>
      </w:r>
      <w:r>
        <w:rPr>
          <w:rFonts w:ascii="Times New Roman" w:hAnsi="Times New Roman" w:cs="Times New Roman"/>
        </w:rPr>
        <w:t xml:space="preserve">resource specialization </w:t>
      </w:r>
      <w:r w:rsidRPr="00746969">
        <w:rPr>
          <w:rFonts w:ascii="Times New Roman" w:hAnsi="Times New Roman" w:cs="Times New Roman"/>
        </w:rPr>
        <w:t xml:space="preserve">in </w:t>
      </w:r>
      <w:proofErr w:type="spellStart"/>
      <w:r w:rsidRPr="00746969">
        <w:rPr>
          <w:rFonts w:ascii="Times New Roman" w:hAnsi="Times New Roman" w:cs="Times New Roman"/>
        </w:rPr>
        <w:t>threespine</w:t>
      </w:r>
      <w:proofErr w:type="spellEnd"/>
      <w:r w:rsidRPr="00746969">
        <w:rPr>
          <w:rFonts w:ascii="Times New Roman" w:hAnsi="Times New Roman" w:cs="Times New Roman"/>
        </w:rPr>
        <w:t xml:space="preserve"> stickleback </w:t>
      </w:r>
      <w:r>
        <w:rPr>
          <w:rFonts w:ascii="Times New Roman" w:hAnsi="Times New Roman" w:cs="Times New Roman"/>
        </w:rPr>
        <w:t>w</w:t>
      </w:r>
      <w:r w:rsidRPr="00746969">
        <w:rPr>
          <w:rFonts w:ascii="Times New Roman" w:hAnsi="Times New Roman" w:cs="Times New Roman"/>
        </w:rPr>
        <w:t>ould result in lower</w:t>
      </w:r>
      <w:r>
        <w:rPr>
          <w:rFonts w:ascii="Times New Roman" w:hAnsi="Times New Roman" w:cs="Times New Roman"/>
        </w:rPr>
        <w:t xml:space="preserve"> </w:t>
      </w:r>
      <w:r w:rsidRPr="00746969">
        <w:rPr>
          <w:rFonts w:ascii="Times New Roman" w:hAnsi="Times New Roman" w:cs="Times New Roman"/>
        </w:rPr>
        <w:t>biomass density of zooplankton</w:t>
      </w:r>
      <w:r>
        <w:rPr>
          <w:rFonts w:ascii="Times New Roman" w:hAnsi="Times New Roman" w:cs="Times New Roman"/>
        </w:rPr>
        <w:t>, and if sufficient enough, more seasonal variability as well</w:t>
      </w:r>
      <w:r w:rsidRPr="00746969">
        <w:rPr>
          <w:rFonts w:ascii="Times New Roman" w:hAnsi="Times New Roman" w:cs="Times New Roman"/>
        </w:rPr>
        <w:t xml:space="preserve">. In support of this prediction, we found that the biomass density of zooplankton (seasonal average) in </w:t>
      </w:r>
      <w:r>
        <w:rPr>
          <w:rFonts w:ascii="Times New Roman" w:hAnsi="Times New Roman" w:cs="Times New Roman"/>
        </w:rPr>
        <w:t xml:space="preserve">species-pair </w:t>
      </w:r>
      <w:r w:rsidRPr="00746969">
        <w:rPr>
          <w:rFonts w:ascii="Times New Roman" w:hAnsi="Times New Roman" w:cs="Times New Roman"/>
        </w:rPr>
        <w:t xml:space="preserve">lakes was </w:t>
      </w:r>
      <w:r>
        <w:rPr>
          <w:rFonts w:ascii="Times New Roman" w:hAnsi="Times New Roman" w:cs="Times New Roman"/>
        </w:rPr>
        <w:t xml:space="preserve">11-times lower than solitary </w:t>
      </w:r>
      <w:r w:rsidRPr="00746969">
        <w:rPr>
          <w:rFonts w:ascii="Times New Roman" w:hAnsi="Times New Roman" w:cs="Times New Roman"/>
        </w:rPr>
        <w:t>lakes</w:t>
      </w:r>
      <w:r>
        <w:rPr>
          <w:rFonts w:ascii="Times New Roman" w:hAnsi="Times New Roman" w:cs="Times New Roman"/>
        </w:rPr>
        <w:t xml:space="preserve"> (Fig. 3A,B). Moreover, </w:t>
      </w:r>
      <w:r w:rsidRPr="00746969">
        <w:rPr>
          <w:rFonts w:ascii="Times New Roman" w:hAnsi="Times New Roman" w:cs="Times New Roman"/>
        </w:rPr>
        <w:t>we found that the biomass density of zooplankton was 2</w:t>
      </w:r>
      <w:r>
        <w:rPr>
          <w:rFonts w:ascii="Times New Roman" w:hAnsi="Times New Roman" w:cs="Times New Roman"/>
        </w:rPr>
        <w:t>-times</w:t>
      </w:r>
      <w:r w:rsidRPr="00746969">
        <w:rPr>
          <w:rFonts w:ascii="Times New Roman" w:hAnsi="Times New Roman" w:cs="Times New Roman"/>
        </w:rPr>
        <w:t xml:space="preserve"> more variable in </w:t>
      </w:r>
      <w:r>
        <w:rPr>
          <w:rFonts w:ascii="Times New Roman" w:hAnsi="Times New Roman" w:cs="Times New Roman"/>
        </w:rPr>
        <w:t xml:space="preserve">species-pair lakes compared to solitary </w:t>
      </w:r>
      <w:r w:rsidRPr="00746969">
        <w:rPr>
          <w:rFonts w:ascii="Times New Roman" w:hAnsi="Times New Roman" w:cs="Times New Roman"/>
        </w:rPr>
        <w:t xml:space="preserve">lakes (Fig. 3A,C). </w:t>
      </w:r>
    </w:p>
    <w:p w14:paraId="6BFA34FE"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78CFDE85"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sidRPr="00746969">
        <w:rPr>
          <w:rFonts w:ascii="Times New Roman" w:hAnsi="Times New Roman" w:cs="Times New Roman"/>
          <w:b/>
        </w:rPr>
        <w:t>Discussion</w:t>
      </w:r>
    </w:p>
    <w:p w14:paraId="59988409" w14:textId="30155A2F" w:rsidR="00B8353A" w:rsidRPr="00BE7B32"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i/>
        </w:rPr>
      </w:pPr>
      <w:r>
        <w:rPr>
          <w:rFonts w:ascii="Times New Roman" w:hAnsi="Times New Roman" w:cs="Times New Roman"/>
        </w:rPr>
        <w:t>Our results suggest that specialization can destabilize competitive systems. On the one hand, specialization is necessary f</w:t>
      </w:r>
      <w:r w:rsidR="00AD0AF6">
        <w:rPr>
          <w:rFonts w:ascii="Times New Roman" w:hAnsi="Times New Roman" w:cs="Times New Roman"/>
        </w:rPr>
        <w:t>or coexistence between competing consumers; however, if specialization is sufficient enough, this can destabilize consumer-resource dynamics.</w:t>
      </w:r>
      <w:r w:rsidR="00BE7B32">
        <w:rPr>
          <w:rFonts w:ascii="Times New Roman" w:hAnsi="Times New Roman" w:cs="Times New Roman"/>
        </w:rPr>
        <w:t xml:space="preserve"> </w:t>
      </w:r>
      <w:r w:rsidR="00BE7B32">
        <w:rPr>
          <w:rFonts w:ascii="Times New Roman" w:hAnsi="Times New Roman" w:cs="Times New Roman"/>
          <w:i/>
        </w:rPr>
        <w:t xml:space="preserve">Discussion of in general how this work synthesizes competition and consume-resource theory. Notably, by taking a mechanistic approach to consumer-resource modeling (extension of MacArthur and </w:t>
      </w:r>
      <w:proofErr w:type="spellStart"/>
      <w:r w:rsidR="00BE7B32">
        <w:rPr>
          <w:rFonts w:ascii="Times New Roman" w:hAnsi="Times New Roman" w:cs="Times New Roman"/>
          <w:i/>
        </w:rPr>
        <w:t>Rosenzweig</w:t>
      </w:r>
      <w:proofErr w:type="spellEnd"/>
      <w:r w:rsidR="00BE7B32">
        <w:rPr>
          <w:rFonts w:ascii="Times New Roman" w:hAnsi="Times New Roman" w:cs="Times New Roman"/>
          <w:i/>
        </w:rPr>
        <w:t>-MacArthur models).</w:t>
      </w:r>
    </w:p>
    <w:p w14:paraId="69FCDA27" w14:textId="77777777" w:rsidR="00556191"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3B3EA757" w14:textId="058F243E" w:rsidR="00556191"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Pr>
          <w:rFonts w:ascii="Times New Roman" w:hAnsi="Times New Roman" w:cs="Times New Roman"/>
        </w:rPr>
        <w:t>P2:</w:t>
      </w:r>
      <w:r w:rsidR="009676A5">
        <w:rPr>
          <w:rFonts w:ascii="Times New Roman" w:hAnsi="Times New Roman" w:cs="Times New Roman"/>
        </w:rPr>
        <w:t xml:space="preserve"> Corroborating results from previous competition models and discuss how we extended other models.</w:t>
      </w:r>
    </w:p>
    <w:p w14:paraId="61554FFD" w14:textId="77777777" w:rsidR="00556191"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4B934152" w14:textId="1F996B6E" w:rsidR="00556191"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Pr>
          <w:rFonts w:ascii="Times New Roman" w:hAnsi="Times New Roman" w:cs="Times New Roman"/>
        </w:rPr>
        <w:t>P3:</w:t>
      </w:r>
      <w:r w:rsidR="009676A5">
        <w:rPr>
          <w:rFonts w:ascii="Times New Roman" w:hAnsi="Times New Roman" w:cs="Times New Roman"/>
        </w:rPr>
        <w:t xml:space="preserve"> Corroborating results from previous consumer-resource models, although our results are somewhat at odds with McCann 2005’s work on habitat preference.</w:t>
      </w:r>
    </w:p>
    <w:p w14:paraId="2EF7DD38" w14:textId="77777777" w:rsidR="00556191"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37725C4B" w14:textId="25F1BFE9" w:rsidR="00556191" w:rsidRPr="00556191" w:rsidRDefault="00556191"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Pr>
          <w:rFonts w:ascii="Times New Roman" w:hAnsi="Times New Roman" w:cs="Times New Roman"/>
        </w:rPr>
        <w:t>Conclusion:</w:t>
      </w:r>
    </w:p>
    <w:p w14:paraId="7F40FDB1"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7B5176B1"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sidRPr="00746969">
        <w:rPr>
          <w:rFonts w:ascii="Times New Roman" w:hAnsi="Times New Roman" w:cs="Times New Roman"/>
          <w:b/>
        </w:rPr>
        <w:t>Acknowledgements</w:t>
      </w:r>
    </w:p>
    <w:p w14:paraId="7F436D31"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58C0EB9B"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proofErr w:type="gramStart"/>
      <w:r w:rsidRPr="00746969">
        <w:rPr>
          <w:rFonts w:ascii="Times New Roman" w:hAnsi="Times New Roman" w:cs="Times New Roman"/>
          <w:b/>
        </w:rPr>
        <w:t>References</w:t>
      </w:r>
      <w:r w:rsidRPr="00746969">
        <w:rPr>
          <w:rFonts w:ascii="Times New Roman" w:hAnsi="Times New Roman" w:cs="Times New Roman"/>
          <w:b/>
        </w:rPr>
        <w:br/>
      </w:r>
      <w:r w:rsidRPr="00746969">
        <w:rPr>
          <w:rFonts w:ascii="Times New Roman" w:hAnsi="Times New Roman" w:cs="Times New Roman"/>
          <w:b/>
        </w:rPr>
        <w:fldChar w:fldCharType="begin"/>
      </w:r>
      <w:r w:rsidRPr="00746969">
        <w:rPr>
          <w:rFonts w:ascii="Times New Roman" w:hAnsi="Times New Roman" w:cs="Times New Roman"/>
          <w:b/>
        </w:rPr>
        <w:instrText>ADDIN LABTIVA_BIBLIOGRAPHY \* MERGEFORMAT</w:instrText>
      </w:r>
      <w:r w:rsidRPr="00746969">
        <w:rPr>
          <w:rFonts w:ascii="Times New Roman" w:hAnsi="Times New Roman" w:cs="Times New Roman"/>
          <w:b/>
        </w:rPr>
        <w:fldChar w:fldCharType="separate"/>
      </w:r>
      <w:r w:rsidRPr="00746969">
        <w:rPr>
          <w:rFonts w:ascii="Times New Roman" w:hAnsi="Times New Roman" w:cs="Times New Roman"/>
          <w:noProof/>
          <w:color w:val="000000"/>
        </w:rPr>
        <w:br/>
        <w:t>1.</w:t>
      </w:r>
      <w:proofErr w:type="gramEnd"/>
      <w:r w:rsidRPr="00746969">
        <w:rPr>
          <w:rFonts w:ascii="Times New Roman" w:hAnsi="Times New Roman" w:cs="Times New Roman"/>
          <w:noProof/>
          <w:color w:val="000000"/>
        </w:rPr>
        <w:br/>
        <w:t xml:space="preserve">Abrams, P. (1986). Character displacement and niche shift analyzed using consumer-resource models of competition. </w:t>
      </w:r>
      <w:r w:rsidRPr="00746969">
        <w:rPr>
          <w:rFonts w:ascii="Times New Roman" w:hAnsi="Times New Roman" w:cs="Times New Roman"/>
          <w:i/>
          <w:iCs/>
          <w:noProof/>
          <w:color w:val="000000"/>
        </w:rPr>
        <w:t>Theoretical Population Biology</w:t>
      </w:r>
      <w:r w:rsidRPr="00746969">
        <w:rPr>
          <w:rFonts w:ascii="Times New Roman" w:hAnsi="Times New Roman" w:cs="Times New Roman"/>
          <w:noProof/>
          <w:color w:val="000000"/>
        </w:rPr>
        <w:t>, 29, 107160.</w:t>
      </w:r>
    </w:p>
    <w:p w14:paraId="7C1B8E6B"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2.</w:t>
      </w:r>
      <w:r w:rsidRPr="00746969">
        <w:rPr>
          <w:rFonts w:ascii="Times New Roman" w:hAnsi="Times New Roman" w:cs="Times New Roman"/>
          <w:noProof/>
          <w:color w:val="000000"/>
        </w:rPr>
        <w:br/>
        <w:t>Dayan, T. &amp; Simberloff, D. (2005). Ecological and community</w:t>
      </w:r>
      <w:r w:rsidRPr="00746969">
        <w:rPr>
          <w:rFonts w:ascii="Orator Std" w:hAnsi="Orator Std" w:cs="Orator Std"/>
          <w:noProof/>
          <w:color w:val="000000"/>
        </w:rPr>
        <w:t>‐</w:t>
      </w:r>
      <w:r w:rsidRPr="00746969">
        <w:rPr>
          <w:rFonts w:ascii="Times New Roman" w:hAnsi="Times New Roman" w:cs="Times New Roman"/>
          <w:noProof/>
          <w:color w:val="000000"/>
        </w:rPr>
        <w:t xml:space="preserve">wide character displacement: the next generation. </w:t>
      </w:r>
      <w:r w:rsidRPr="00746969">
        <w:rPr>
          <w:rFonts w:ascii="Times New Roman" w:hAnsi="Times New Roman" w:cs="Times New Roman"/>
          <w:i/>
          <w:iCs/>
          <w:noProof/>
          <w:color w:val="000000"/>
        </w:rPr>
        <w:t>Ecol Lett</w:t>
      </w:r>
      <w:r w:rsidRPr="00746969">
        <w:rPr>
          <w:rFonts w:ascii="Times New Roman" w:hAnsi="Times New Roman" w:cs="Times New Roman"/>
          <w:noProof/>
          <w:color w:val="000000"/>
        </w:rPr>
        <w:t>, 8, 875–894.</w:t>
      </w:r>
    </w:p>
    <w:p w14:paraId="48339B67"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3.</w:t>
      </w:r>
      <w:r w:rsidRPr="00746969">
        <w:rPr>
          <w:rFonts w:ascii="Times New Roman" w:hAnsi="Times New Roman" w:cs="Times New Roman"/>
          <w:noProof/>
          <w:color w:val="000000"/>
        </w:rPr>
        <w:br/>
        <w:t xml:space="preserve">Doebeli, M. (1996). An explicit genetic model for ecological character displacement. </w:t>
      </w:r>
      <w:r w:rsidRPr="00746969">
        <w:rPr>
          <w:rFonts w:ascii="Times New Roman" w:hAnsi="Times New Roman" w:cs="Times New Roman"/>
          <w:i/>
          <w:iCs/>
          <w:noProof/>
          <w:color w:val="000000"/>
        </w:rPr>
        <w:t>Ecology</w:t>
      </w:r>
      <w:r w:rsidRPr="00746969">
        <w:rPr>
          <w:rFonts w:ascii="Times New Roman" w:hAnsi="Times New Roman" w:cs="Times New Roman"/>
          <w:noProof/>
          <w:color w:val="000000"/>
        </w:rPr>
        <w:t>, 77, 510–520.</w:t>
      </w:r>
    </w:p>
    <w:p w14:paraId="7EDD940F"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4.</w:t>
      </w:r>
      <w:r w:rsidRPr="00746969">
        <w:rPr>
          <w:rFonts w:ascii="Times New Roman" w:hAnsi="Times New Roman" w:cs="Times New Roman"/>
          <w:noProof/>
          <w:color w:val="000000"/>
        </w:rPr>
        <w:br/>
        <w:t xml:space="preserve">McCann, K.S., Rasmussen, J.B. &amp; Umbanhowar, J. (2005). The dynamics of spatially coupled food webs. </w:t>
      </w:r>
      <w:r w:rsidRPr="00746969">
        <w:rPr>
          <w:rFonts w:ascii="Times New Roman" w:hAnsi="Times New Roman" w:cs="Times New Roman"/>
          <w:i/>
          <w:iCs/>
          <w:noProof/>
          <w:color w:val="000000"/>
        </w:rPr>
        <w:t>Ecology letters</w:t>
      </w:r>
      <w:r w:rsidRPr="00746969">
        <w:rPr>
          <w:rFonts w:ascii="Times New Roman" w:hAnsi="Times New Roman" w:cs="Times New Roman"/>
          <w:noProof/>
          <w:color w:val="000000"/>
        </w:rPr>
        <w:t>, 8, 513–23.</w:t>
      </w:r>
    </w:p>
    <w:p w14:paraId="1585F4E5"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5.</w:t>
      </w:r>
      <w:r w:rsidRPr="00746969">
        <w:rPr>
          <w:rFonts w:ascii="Times New Roman" w:hAnsi="Times New Roman" w:cs="Times New Roman"/>
          <w:noProof/>
          <w:color w:val="000000"/>
        </w:rPr>
        <w:br/>
        <w:t xml:space="preserve">Pfennig, D. &amp; Pfennig, K. (2010). Character displacement and the origins of diversity. </w:t>
      </w:r>
      <w:r w:rsidRPr="00746969">
        <w:rPr>
          <w:rFonts w:ascii="Times New Roman" w:hAnsi="Times New Roman" w:cs="Times New Roman"/>
          <w:i/>
          <w:iCs/>
          <w:noProof/>
          <w:color w:val="000000"/>
        </w:rPr>
        <w:t>Am Nat</w:t>
      </w:r>
      <w:r w:rsidRPr="00746969">
        <w:rPr>
          <w:rFonts w:ascii="Times New Roman" w:hAnsi="Times New Roman" w:cs="Times New Roman"/>
          <w:noProof/>
          <w:color w:val="000000"/>
        </w:rPr>
        <w:t>, 176 Suppl 1, S26–44.</w:t>
      </w:r>
    </w:p>
    <w:p w14:paraId="4F10A8F7"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6.</w:t>
      </w:r>
      <w:r w:rsidRPr="00746969">
        <w:rPr>
          <w:rFonts w:ascii="Times New Roman" w:hAnsi="Times New Roman" w:cs="Times New Roman"/>
          <w:noProof/>
          <w:color w:val="000000"/>
        </w:rPr>
        <w:br/>
        <w:t xml:space="preserve">Rundle, H., Vamosi, S. &amp; Schluter, D. (2003). Experimental test of predation’s effect on divergent selection during character displacement in sticklebacks. </w:t>
      </w:r>
      <w:r w:rsidRPr="00746969">
        <w:rPr>
          <w:rFonts w:ascii="Times New Roman" w:hAnsi="Times New Roman" w:cs="Times New Roman"/>
          <w:i/>
          <w:iCs/>
          <w:noProof/>
          <w:color w:val="000000"/>
        </w:rPr>
        <w:t>Proc Natl Acad Sci</w:t>
      </w:r>
      <w:r w:rsidRPr="00746969">
        <w:rPr>
          <w:rFonts w:ascii="Times New Roman" w:hAnsi="Times New Roman" w:cs="Times New Roman"/>
          <w:noProof/>
          <w:color w:val="000000"/>
        </w:rPr>
        <w:t>, 100, 14943–14948.</w:t>
      </w:r>
    </w:p>
    <w:p w14:paraId="4D2EF946"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7.</w:t>
      </w:r>
      <w:r w:rsidRPr="00746969">
        <w:rPr>
          <w:rFonts w:ascii="Times New Roman" w:hAnsi="Times New Roman" w:cs="Times New Roman"/>
          <w:noProof/>
          <w:color w:val="000000"/>
        </w:rPr>
        <w:br/>
        <w:t xml:space="preserve">Schluter, D. (2000). Ecological Character Displacement in Adaptive Radiation. </w:t>
      </w:r>
      <w:r w:rsidRPr="00746969">
        <w:rPr>
          <w:rFonts w:ascii="Times New Roman" w:hAnsi="Times New Roman" w:cs="Times New Roman"/>
          <w:i/>
          <w:iCs/>
          <w:noProof/>
          <w:color w:val="000000"/>
        </w:rPr>
        <w:t>Am Nat</w:t>
      </w:r>
      <w:r w:rsidRPr="00746969">
        <w:rPr>
          <w:rFonts w:ascii="Times New Roman" w:hAnsi="Times New Roman" w:cs="Times New Roman"/>
          <w:noProof/>
          <w:color w:val="000000"/>
        </w:rPr>
        <w:t>, 156, S4–S16.</w:t>
      </w:r>
    </w:p>
    <w:p w14:paraId="1E1DE1B3"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8.</w:t>
      </w:r>
      <w:r w:rsidRPr="00746969">
        <w:rPr>
          <w:rFonts w:ascii="Times New Roman" w:hAnsi="Times New Roman" w:cs="Times New Roman"/>
          <w:noProof/>
          <w:color w:val="000000"/>
        </w:rPr>
        <w:br/>
        <w:t xml:space="preserve">Schluter, D. &amp; McPhail, J.D. (1992). Ecological character displacement and speciation in sticklebacks. </w:t>
      </w:r>
      <w:r w:rsidRPr="00746969">
        <w:rPr>
          <w:rFonts w:ascii="Times New Roman" w:hAnsi="Times New Roman" w:cs="Times New Roman"/>
          <w:i/>
          <w:iCs/>
          <w:noProof/>
          <w:color w:val="000000"/>
        </w:rPr>
        <w:t>Am. Nat.</w:t>
      </w:r>
      <w:r w:rsidRPr="00746969">
        <w:rPr>
          <w:rFonts w:ascii="Times New Roman" w:hAnsi="Times New Roman" w:cs="Times New Roman"/>
          <w:noProof/>
          <w:color w:val="000000"/>
        </w:rPr>
        <w:t>, 140, 85–108.</w:t>
      </w:r>
    </w:p>
    <w:p w14:paraId="7B685FBF"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9.</w:t>
      </w:r>
      <w:r w:rsidRPr="00746969">
        <w:rPr>
          <w:rFonts w:ascii="Times New Roman" w:hAnsi="Times New Roman" w:cs="Times New Roman"/>
          <w:noProof/>
          <w:color w:val="000000"/>
        </w:rPr>
        <w:br/>
        <w:t xml:space="preserve">Stuart, Y. &amp; Losos, J. (2013). Ecological character displacement: glass half full or half empty? </w:t>
      </w:r>
      <w:r w:rsidRPr="00746969">
        <w:rPr>
          <w:rFonts w:ascii="Times New Roman" w:hAnsi="Times New Roman" w:cs="Times New Roman"/>
          <w:i/>
          <w:iCs/>
          <w:noProof/>
          <w:color w:val="000000"/>
        </w:rPr>
        <w:t>Trends Ecol Evol</w:t>
      </w:r>
      <w:r w:rsidRPr="00746969">
        <w:rPr>
          <w:rFonts w:ascii="Times New Roman" w:hAnsi="Times New Roman" w:cs="Times New Roman"/>
          <w:noProof/>
          <w:color w:val="000000"/>
        </w:rPr>
        <w:t>, 28, 402–408.</w:t>
      </w:r>
    </w:p>
    <w:p w14:paraId="6E2E2CC7" w14:textId="77777777" w:rsidR="00B8353A" w:rsidRDefault="00B8353A" w:rsidP="00556191">
      <w:pPr>
        <w:widowControl w:val="0"/>
        <w:autoSpaceDE w:val="0"/>
        <w:autoSpaceDN w:val="0"/>
        <w:adjustRightInd w:val="0"/>
        <w:spacing w:line="480" w:lineRule="auto"/>
        <w:rPr>
          <w:rFonts w:ascii="Times New Roman" w:hAnsi="Times New Roman" w:cs="Times New Roman"/>
          <w:noProof/>
          <w:color w:val="000000"/>
        </w:rPr>
      </w:pPr>
      <w:r w:rsidRPr="00746969">
        <w:rPr>
          <w:rFonts w:ascii="Times New Roman" w:hAnsi="Times New Roman" w:cs="Times New Roman"/>
          <w:noProof/>
          <w:color w:val="000000"/>
        </w:rPr>
        <w:br/>
        <w:t>10.</w:t>
      </w:r>
      <w:r w:rsidRPr="00746969">
        <w:rPr>
          <w:rFonts w:ascii="Times New Roman" w:hAnsi="Times New Roman" w:cs="Times New Roman"/>
          <w:noProof/>
          <w:color w:val="000000"/>
        </w:rPr>
        <w:br/>
        <w:t xml:space="preserve">Taper, M.L. &amp; Case, T.J. (1992). Models of character displacement and the theoretical robustness of taxon cycles. </w:t>
      </w:r>
      <w:r w:rsidRPr="00746969">
        <w:rPr>
          <w:rFonts w:ascii="Times New Roman" w:hAnsi="Times New Roman" w:cs="Times New Roman"/>
          <w:i/>
          <w:iCs/>
          <w:noProof/>
          <w:color w:val="000000"/>
        </w:rPr>
        <w:t>Evolution</w:t>
      </w:r>
      <w:r w:rsidRPr="00746969">
        <w:rPr>
          <w:rFonts w:ascii="Times New Roman" w:hAnsi="Times New Roman" w:cs="Times New Roman"/>
          <w:noProof/>
          <w:color w:val="000000"/>
        </w:rPr>
        <w:t>, 46, 317–333.</w:t>
      </w:r>
    </w:p>
    <w:p w14:paraId="7C78BB03" w14:textId="77777777" w:rsidR="00B8353A" w:rsidRDefault="00B8353A" w:rsidP="00556191">
      <w:pPr>
        <w:widowControl w:val="0"/>
        <w:autoSpaceDE w:val="0"/>
        <w:autoSpaceDN w:val="0"/>
        <w:adjustRightInd w:val="0"/>
        <w:spacing w:line="480" w:lineRule="auto"/>
        <w:rPr>
          <w:rFonts w:ascii="Times New Roman" w:hAnsi="Times New Roman" w:cs="Times New Roman"/>
          <w:noProof/>
          <w:color w:val="000000"/>
        </w:rPr>
      </w:pPr>
    </w:p>
    <w:p w14:paraId="3EAB5182"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r>
        <w:rPr>
          <w:rFonts w:ascii="Times New Roman" w:hAnsi="Times New Roman" w:cs="Times New Roman"/>
          <w:i/>
          <w:noProof/>
          <w:color w:val="000000"/>
        </w:rPr>
        <w:t>many more to add</w:t>
      </w:r>
    </w:p>
    <w:p w14:paraId="4D62C5F6" w14:textId="77777777" w:rsidR="00B8353A" w:rsidRPr="00746969" w:rsidRDefault="00B8353A" w:rsidP="00556191">
      <w:pPr>
        <w:widowControl w:val="0"/>
        <w:autoSpaceDE w:val="0"/>
        <w:autoSpaceDN w:val="0"/>
        <w:adjustRightInd w:val="0"/>
        <w:spacing w:line="480" w:lineRule="auto"/>
        <w:rPr>
          <w:rFonts w:ascii="Times New Roman" w:hAnsi="Times New Roman" w:cs="Times New Roman"/>
          <w:noProof/>
          <w:color w:val="000000"/>
        </w:rPr>
      </w:pPr>
    </w:p>
    <w:p w14:paraId="6151511F"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sidRPr="00746969">
        <w:rPr>
          <w:rFonts w:ascii="Times New Roman" w:hAnsi="Times New Roman" w:cs="Times New Roman"/>
          <w:b/>
        </w:rPr>
        <w:fldChar w:fldCharType="end"/>
      </w:r>
    </w:p>
    <w:p w14:paraId="07A1FB8A"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Pr>
          <w:rFonts w:ascii="Times New Roman" w:hAnsi="Times New Roman" w:cs="Times New Roman"/>
          <w:b/>
        </w:rPr>
        <w:t>Figures</w:t>
      </w:r>
    </w:p>
    <w:p w14:paraId="6C3B9879"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455554C4"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Pr>
          <w:rFonts w:ascii="Times New Roman" w:hAnsi="Times New Roman" w:cs="Times New Roman"/>
          <w:b/>
        </w:rPr>
        <w:t xml:space="preserve">Figure 1: Plot the eigenvalues as a function of the parameters w and </w:t>
      </w:r>
      <w:proofErr w:type="spellStart"/>
      <w:proofErr w:type="gramStart"/>
      <w:r>
        <w:rPr>
          <w:rFonts w:ascii="Times New Roman" w:hAnsi="Times New Roman" w:cs="Times New Roman"/>
          <w:b/>
        </w:rPr>
        <w:t>ap</w:t>
      </w:r>
      <w:proofErr w:type="spellEnd"/>
      <w:proofErr w:type="gramEnd"/>
      <w:r>
        <w:rPr>
          <w:rFonts w:ascii="Times New Roman" w:hAnsi="Times New Roman" w:cs="Times New Roman"/>
          <w:b/>
        </w:rPr>
        <w:t xml:space="preserve"> for a given parameter set to show how specialization (i.e. character differences in </w:t>
      </w:r>
      <w:proofErr w:type="spellStart"/>
      <w:r>
        <w:rPr>
          <w:rFonts w:ascii="Times New Roman" w:hAnsi="Times New Roman" w:cs="Times New Roman"/>
          <w:b/>
        </w:rPr>
        <w:t>allopatry</w:t>
      </w:r>
      <w:proofErr w:type="spellEnd"/>
      <w:r>
        <w:rPr>
          <w:rFonts w:ascii="Times New Roman" w:hAnsi="Times New Roman" w:cs="Times New Roman"/>
          <w:b/>
        </w:rPr>
        <w:t xml:space="preserve">) promotes invasion by a second consumer (left column), but destabilizes the </w:t>
      </w:r>
      <w:proofErr w:type="spellStart"/>
      <w:r>
        <w:rPr>
          <w:rFonts w:ascii="Times New Roman" w:hAnsi="Times New Roman" w:cs="Times New Roman"/>
          <w:b/>
        </w:rPr>
        <w:t>competive</w:t>
      </w:r>
      <w:proofErr w:type="spellEnd"/>
      <w:r>
        <w:rPr>
          <w:rFonts w:ascii="Times New Roman" w:hAnsi="Times New Roman" w:cs="Times New Roman"/>
          <w:b/>
        </w:rPr>
        <w:t xml:space="preserve"> system (right column). Do this for all of the different trade-off curves. </w:t>
      </w:r>
    </w:p>
    <w:p w14:paraId="75A1B1F3"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5734B3CF"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Pr>
          <w:rFonts w:ascii="Times New Roman" w:hAnsi="Times New Roman" w:cs="Times New Roman"/>
          <w:b/>
        </w:rPr>
        <w:t xml:space="preserve">Figure 2: Plot the real densities and abundances and show how higher specialization promotes invasion, but at the same time destabilizes the 2C-2R </w:t>
      </w:r>
      <w:proofErr w:type="gramStart"/>
      <w:r>
        <w:rPr>
          <w:rFonts w:ascii="Times New Roman" w:hAnsi="Times New Roman" w:cs="Times New Roman"/>
          <w:b/>
        </w:rPr>
        <w:t>system</w:t>
      </w:r>
      <w:proofErr w:type="gramEnd"/>
      <w:r>
        <w:rPr>
          <w:rFonts w:ascii="Times New Roman" w:hAnsi="Times New Roman" w:cs="Times New Roman"/>
          <w:b/>
        </w:rPr>
        <w:t>. Consider showing the geometric effects on the system as well.</w:t>
      </w:r>
    </w:p>
    <w:p w14:paraId="1BE2E1D8"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69FEE68B" w14:textId="77777777" w:rsidR="00B8353A"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Pr>
          <w:rFonts w:ascii="Times New Roman" w:hAnsi="Times New Roman" w:cs="Times New Roman"/>
          <w:b/>
        </w:rPr>
        <w:t>Figure 3: stickleback system dynamics</w:t>
      </w:r>
    </w:p>
    <w:p w14:paraId="72DF62D8"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r>
        <w:rPr>
          <w:rFonts w:ascii="Times New Roman" w:hAnsi="Times New Roman" w:cs="Times New Roman"/>
          <w:b/>
          <w:noProof/>
        </w:rPr>
        <w:drawing>
          <wp:inline distT="0" distB="0" distL="0" distR="0" wp14:anchorId="1C497242" wp14:editId="48B1172E">
            <wp:extent cx="5490210" cy="4717514"/>
            <wp:effectExtent l="0" t="0" r="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0210" cy="4717514"/>
                    </a:xfrm>
                    <a:prstGeom prst="rect">
                      <a:avLst/>
                    </a:prstGeom>
                    <a:noFill/>
                    <a:ln>
                      <a:noFill/>
                    </a:ln>
                  </pic:spPr>
                </pic:pic>
              </a:graphicData>
            </a:graphic>
          </wp:inline>
        </w:drawing>
      </w:r>
    </w:p>
    <w:p w14:paraId="7EDFFE70" w14:textId="77777777" w:rsidR="00B8353A" w:rsidRPr="00746969" w:rsidRDefault="00B8353A" w:rsidP="00556191">
      <w:pPr>
        <w:pStyle w:val="normal0"/>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480" w:lineRule="auto"/>
        <w:rPr>
          <w:rFonts w:ascii="Times New Roman" w:hAnsi="Times New Roman" w:cs="Times New Roman"/>
        </w:rPr>
      </w:pPr>
      <w:r w:rsidRPr="00746969">
        <w:rPr>
          <w:rFonts w:ascii="Times New Roman" w:hAnsi="Times New Roman" w:cs="Times New Roman"/>
          <w:noProof/>
          <w:lang w:val="en-US"/>
        </w:rPr>
        <w:drawing>
          <wp:inline distT="0" distB="0" distL="0" distR="0" wp14:anchorId="4CD32B4F" wp14:editId="5C31493E">
            <wp:extent cx="5480050" cy="4235450"/>
            <wp:effectExtent l="0" t="0" r="6350" b="6350"/>
            <wp:docPr id="4" name="Picture 4" descr="Macintosh HD:Users:matthewbarbour:Documents:speciation and food webs:aECD global dynam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speciation and food webs:aECD global dynamic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4235450"/>
                    </a:xfrm>
                    <a:prstGeom prst="rect">
                      <a:avLst/>
                    </a:prstGeom>
                    <a:noFill/>
                    <a:ln>
                      <a:noFill/>
                    </a:ln>
                  </pic:spPr>
                </pic:pic>
              </a:graphicData>
            </a:graphic>
          </wp:inline>
        </w:drawing>
      </w:r>
      <w:r w:rsidRPr="00746969">
        <w:rPr>
          <w:rFonts w:ascii="Times New Roman" w:eastAsia="Times New Roman" w:hAnsi="Times New Roman" w:cs="Times New Roman"/>
        </w:rPr>
        <w:t xml:space="preserve"> </w:t>
      </w:r>
      <w:commentRangeStart w:id="10"/>
      <w:r w:rsidRPr="00746969">
        <w:rPr>
          <w:rFonts w:ascii="Times New Roman" w:eastAsia="Times New Roman" w:hAnsi="Times New Roman" w:cs="Times New Roman"/>
          <w:b/>
        </w:rPr>
        <w:t>Figure 1</w:t>
      </w:r>
      <w:r w:rsidRPr="00746969">
        <w:rPr>
          <w:rFonts w:ascii="Times New Roman" w:eastAsia="Times New Roman" w:hAnsi="Times New Roman" w:cs="Times New Roman"/>
        </w:rPr>
        <w:t xml:space="preserve">. </w:t>
      </w:r>
      <w:commentRangeEnd w:id="10"/>
      <w:r>
        <w:rPr>
          <w:rStyle w:val="CommentReference"/>
          <w:rFonts w:asciiTheme="minorHAnsi" w:eastAsiaTheme="minorEastAsia" w:hAnsiTheme="minorHAnsi" w:cstheme="minorBidi"/>
          <w:color w:val="auto"/>
          <w:lang w:val="en-US"/>
        </w:rPr>
        <w:commentReference w:id="10"/>
      </w:r>
      <w:proofErr w:type="gramStart"/>
      <w:r w:rsidRPr="00746969">
        <w:rPr>
          <w:rFonts w:ascii="Times New Roman" w:eastAsia="Times New Roman" w:hAnsi="Times New Roman" w:cs="Times New Roman"/>
        </w:rPr>
        <w:t xml:space="preserve">Dynamics of the reduced consumer-resource model under ecological character displacement (i.e. increasing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ECD</m:t>
            </m:r>
          </m:sub>
        </m:sSub>
      </m:oMath>
      <w:r w:rsidRPr="00746969">
        <w:rPr>
          <w:rFonts w:ascii="Times New Roman" w:eastAsia="Times New Roman" w:hAnsi="Times New Roman" w:cs="Times New Roman"/>
        </w:rPr>
        <w:t>).</w:t>
      </w:r>
      <w:proofErr w:type="gramEnd"/>
      <w:r w:rsidRPr="00746969">
        <w:rPr>
          <w:rFonts w:ascii="Times New Roman" w:eastAsia="Times New Roman" w:hAnsi="Times New Roman" w:cs="Times New Roman"/>
        </w:rPr>
        <w:t xml:space="preserve"> All of these plots represent the dynamics of consumer and resource densities over time, but the ones on the left illustrate this in phase-space. Solid black lines correspond to the resource isocline (phase-space plot) and density over time, while dashed red lines correspond to the consumer isocline (phase-space plot) and density over time. The directions of the arrows in the phase-space plots illustrate the trajectory of consumer and resource densities over time. The top-plots represent a scenario with little ecological character displacement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ECD</m:t>
            </m:r>
          </m:sub>
        </m:sSub>
        <m:r>
          <w:rPr>
            <w:rFonts w:ascii="Cambria Math" w:hAnsi="Cambria Math" w:cs="Times New Roman"/>
          </w:rPr>
          <m:t>=1.5</m:t>
        </m:r>
      </m:oMath>
      <w:r w:rsidRPr="00746969">
        <w:rPr>
          <w:rFonts w:ascii="Times New Roman" w:eastAsia="Times New Roman" w:hAnsi="Times New Roman" w:cs="Times New Roman"/>
        </w:rPr>
        <w:t>), whereas the bottom-plots represent a scenario with relatively greater ecological character displacement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ECD</m:t>
            </m:r>
          </m:sub>
        </m:sSub>
        <m:r>
          <w:rPr>
            <w:rFonts w:ascii="Cambria Math" w:hAnsi="Cambria Math" w:cs="Times New Roman"/>
          </w:rPr>
          <m:t>=2.5</m:t>
        </m:r>
      </m:oMath>
      <w:r w:rsidRPr="00746969">
        <w:rPr>
          <w:rFonts w:ascii="Times New Roman" w:eastAsia="Times New Roman" w:hAnsi="Times New Roman" w:cs="Times New Roman"/>
        </w:rPr>
        <w:t xml:space="preserve">). Increasing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ECD</m:t>
            </m:r>
          </m:sub>
        </m:sSub>
      </m:oMath>
      <w:r w:rsidRPr="00746969">
        <w:rPr>
          <w:rFonts w:ascii="Times New Roman" w:eastAsia="Times New Roman" w:hAnsi="Times New Roman" w:cs="Times New Roman"/>
        </w:rPr>
        <w:t xml:space="preserve"> shifts the consumer isocline to the left relative to the position of the resource isocline, which increases the capacity of the consumer to suppress the resource below its carrying capacity. For these simulations, we set initial resource and consumer densities to 1.0 and 0.2, respectively, and held the following parameter values constant: </w:t>
      </w:r>
      <w:r w:rsidRPr="00746969">
        <w:rPr>
          <w:rFonts w:ascii="Times New Roman" w:eastAsia="Times New Roman" w:hAnsi="Times New Roman" w:cs="Times New Roman"/>
          <w:i/>
        </w:rPr>
        <w:t>r</w:t>
      </w:r>
      <w:r w:rsidRPr="00746969">
        <w:rPr>
          <w:rFonts w:ascii="Times New Roman" w:eastAsia="Times New Roman" w:hAnsi="Times New Roman" w:cs="Times New Roman"/>
        </w:rPr>
        <w:t xml:space="preserve"> = 1.0; </w:t>
      </w:r>
      <w:r w:rsidRPr="00746969">
        <w:rPr>
          <w:rFonts w:ascii="Times New Roman" w:eastAsia="Times New Roman" w:hAnsi="Times New Roman" w:cs="Times New Roman"/>
          <w:i/>
        </w:rPr>
        <w:t>K</w:t>
      </w:r>
      <w:r w:rsidRPr="00746969">
        <w:rPr>
          <w:rFonts w:ascii="Times New Roman" w:eastAsia="Times New Roman" w:hAnsi="Times New Roman" w:cs="Times New Roman"/>
        </w:rPr>
        <w:t xml:space="preserve"> = 3.25; </w:t>
      </w:r>
      <w:r w:rsidRPr="00746969">
        <w:rPr>
          <w:rFonts w:ascii="Times New Roman" w:eastAsia="Times New Roman" w:hAnsi="Times New Roman" w:cs="Times New Roman"/>
          <w:i/>
        </w:rPr>
        <w:t>e</w:t>
      </w:r>
      <w:r w:rsidRPr="00746969">
        <w:rPr>
          <w:rFonts w:ascii="Times New Roman" w:eastAsia="Times New Roman" w:hAnsi="Times New Roman" w:cs="Times New Roman"/>
        </w:rPr>
        <w:t xml:space="preserve"> = 0.8; </w:t>
      </w:r>
      <w:r w:rsidRPr="00746969">
        <w:rPr>
          <w:rFonts w:ascii="Times New Roman" w:eastAsia="Times New Roman" w:hAnsi="Times New Roman" w:cs="Times New Roman"/>
          <w:i/>
        </w:rPr>
        <w:t>m</w:t>
      </w:r>
      <w:r w:rsidRPr="00746969">
        <w:rPr>
          <w:rFonts w:ascii="Times New Roman" w:eastAsia="Times New Roman" w:hAnsi="Times New Roman" w:cs="Times New Roman"/>
        </w:rPr>
        <w:t xml:space="preserve"> = 1.0; </w:t>
      </w:r>
      <w:r w:rsidRPr="00746969">
        <w:rPr>
          <w:rFonts w:ascii="Times New Roman" w:eastAsia="Times New Roman" w:hAnsi="Times New Roman" w:cs="Times New Roman"/>
          <w:i/>
        </w:rPr>
        <w:t>h</w:t>
      </w:r>
      <w:r w:rsidRPr="00746969">
        <w:rPr>
          <w:rFonts w:ascii="Times New Roman" w:eastAsia="Times New Roman" w:hAnsi="Times New Roman" w:cs="Times New Roman"/>
        </w:rPr>
        <w:t xml:space="preserve"> = 0.4). Note that for this reduced model, the qualitative conclusions still hold for different initial resource and consumer densities as well as other sets of parameters.</w:t>
      </w:r>
    </w:p>
    <w:p w14:paraId="72310632"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5DC7A193"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4E8E7684"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4A65984B"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r w:rsidRPr="00746969">
        <w:rPr>
          <w:rFonts w:ascii="Times New Roman" w:hAnsi="Times New Roman" w:cs="Times New Roman"/>
          <w:noProof/>
        </w:rPr>
        <w:drawing>
          <wp:inline distT="0" distB="0" distL="0" distR="0" wp14:anchorId="69D3BDAA" wp14:editId="7B202368">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 results.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36905621"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commentRangeStart w:id="11"/>
      <w:r w:rsidRPr="00746969">
        <w:rPr>
          <w:rFonts w:ascii="Times New Roman" w:hAnsi="Times New Roman" w:cs="Times New Roman"/>
          <w:b/>
        </w:rPr>
        <w:t>Figure 3</w:t>
      </w:r>
      <w:commentRangeEnd w:id="11"/>
      <w:r>
        <w:rPr>
          <w:rStyle w:val="CommentReference"/>
        </w:rPr>
        <w:commentReference w:id="11"/>
      </w:r>
      <w:r w:rsidRPr="00746969">
        <w:rPr>
          <w:rFonts w:ascii="Times New Roman" w:hAnsi="Times New Roman" w:cs="Times New Roman"/>
        </w:rPr>
        <w:t xml:space="preserve">. Ecological character </w:t>
      </w:r>
      <w:proofErr w:type="gramStart"/>
      <w:r w:rsidRPr="00746969">
        <w:rPr>
          <w:rFonts w:ascii="Times New Roman" w:hAnsi="Times New Roman" w:cs="Times New Roman"/>
        </w:rPr>
        <w:t xml:space="preserve">displacement in </w:t>
      </w:r>
      <w:proofErr w:type="spellStart"/>
      <w:r w:rsidRPr="00746969">
        <w:rPr>
          <w:rFonts w:ascii="Times New Roman" w:hAnsi="Times New Roman" w:cs="Times New Roman"/>
        </w:rPr>
        <w:t>threespine</w:t>
      </w:r>
      <w:proofErr w:type="spellEnd"/>
      <w:r w:rsidRPr="00746969">
        <w:rPr>
          <w:rFonts w:ascii="Times New Roman" w:hAnsi="Times New Roman" w:cs="Times New Roman"/>
        </w:rPr>
        <w:t xml:space="preserve"> stickleback drive</w:t>
      </w:r>
      <w:proofErr w:type="gramEnd"/>
      <w:r w:rsidRPr="00746969">
        <w:rPr>
          <w:rFonts w:ascii="Times New Roman" w:hAnsi="Times New Roman" w:cs="Times New Roman"/>
        </w:rPr>
        <w:t xml:space="preserve"> variation in the biomass density of zooplankton in small lakes of southwestern British Columbia. (A) Seasonal variation in biomass density of zooplankton in lakes with a single species of stickleback (Solitary) vs. lakes with two species of stickleback (Species pair). (B) Seasonal mean biomass density of zooplankton is </w:t>
      </w:r>
      <w:r>
        <w:rPr>
          <w:rFonts w:ascii="Times New Roman" w:hAnsi="Times New Roman" w:cs="Times New Roman"/>
        </w:rPr>
        <w:t>11</w:t>
      </w:r>
      <w:r w:rsidRPr="00746969">
        <w:rPr>
          <w:rFonts w:ascii="Times New Roman" w:hAnsi="Times New Roman" w:cs="Times New Roman"/>
        </w:rPr>
        <w:t xml:space="preserve">-times lower, on average, in lakes with a two vs. a single species of stickleback. (C) Seasonal variability (coefficient of variation, CV) in biomass density of zooplankton in lakes with two vs. a single species of stickleback. Grey and black symbols correspond to lakes with a single vs. pair of stickleback species, respectively. Symbol shape and line type correspond to lakes that have been paired based on proximity and lake characteristics. </w:t>
      </w:r>
    </w:p>
    <w:p w14:paraId="5A450482"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rPr>
      </w:pPr>
    </w:p>
    <w:p w14:paraId="24CAC4DF" w14:textId="77777777" w:rsidR="00B8353A" w:rsidRPr="00746969" w:rsidRDefault="00B8353A" w:rsidP="0055619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480" w:lineRule="auto"/>
        <w:rPr>
          <w:rFonts w:ascii="Times New Roman" w:hAnsi="Times New Roman" w:cs="Times New Roman"/>
          <w:b/>
        </w:rPr>
      </w:pPr>
    </w:p>
    <w:p w14:paraId="11EF6A18"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28C5CE59"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4789E594" w14:textId="77777777" w:rsidR="00B8353A" w:rsidRPr="00746969" w:rsidRDefault="00B8353A" w:rsidP="005561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10392FEB" w14:textId="77777777" w:rsidR="00B8353A" w:rsidRPr="00746969" w:rsidRDefault="00B8353A" w:rsidP="00556191">
      <w:pPr>
        <w:spacing w:line="480" w:lineRule="auto"/>
        <w:rPr>
          <w:rFonts w:ascii="Times New Roman" w:hAnsi="Times New Roman" w:cs="Times New Roman"/>
        </w:rPr>
      </w:pPr>
    </w:p>
    <w:p w14:paraId="7CEFF2FB" w14:textId="77777777" w:rsidR="00F02906" w:rsidRDefault="00F02906" w:rsidP="00556191">
      <w:pPr>
        <w:spacing w:line="480" w:lineRule="auto"/>
      </w:pPr>
    </w:p>
    <w:sectPr w:rsidR="00F02906" w:rsidSect="00694733">
      <w:headerReference w:type="default" r:id="rId12"/>
      <w:pgSz w:w="12240" w:h="15840"/>
      <w:pgMar w:top="1440" w:right="1797" w:bottom="1440" w:left="1797" w:header="709" w:footer="709" w:gutter="0"/>
      <w:lnNumType w:countBy="1" w:restart="continuous"/>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Matthew Barbour" w:date="2016-03-01T11:52:00Z" w:initials="MB">
    <w:p w14:paraId="654550D9" w14:textId="77777777" w:rsidR="00090F04" w:rsidRDefault="00090F04" w:rsidP="00B8353A">
      <w:pPr>
        <w:pStyle w:val="CommentText"/>
      </w:pPr>
      <w:r>
        <w:rPr>
          <w:rStyle w:val="CommentReference"/>
        </w:rPr>
        <w:annotationRef/>
      </w:r>
      <w:r>
        <w:t>Need to delete this Figure. Should probably replace with a phase plot showing under what regions of parameter space that consumers can invade the system. But if it is all regions, then this may not be too informative…Perhaps show that increasing specialization reduces the time it takes for a consumer to invade? I wonder if I don’t constrain w and a to be symmetrical in the model how this would affect the results. Probably not much, because even a tiny bit of divergence permits a second consumer to invade.</w:t>
      </w:r>
    </w:p>
  </w:comment>
  <w:comment w:id="11" w:author="Matthew Barbour" w:date="2016-03-01T11:52:00Z" w:initials="MB">
    <w:p w14:paraId="2F3B82FA" w14:textId="77777777" w:rsidR="00090F04" w:rsidRDefault="00090F04" w:rsidP="00B8353A">
      <w:pPr>
        <w:pStyle w:val="CommentText"/>
      </w:pPr>
      <w:r>
        <w:rPr>
          <w:rStyle w:val="CommentReference"/>
        </w:rPr>
        <w:annotationRef/>
      </w:r>
      <w:r>
        <w:t>I think this Figure is good, although it might be beneficial to put in the stickleback cartoons.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94AA9" w14:textId="77777777" w:rsidR="00090F04" w:rsidRDefault="00090F04">
      <w:r>
        <w:separator/>
      </w:r>
    </w:p>
  </w:endnote>
  <w:endnote w:type="continuationSeparator" w:id="0">
    <w:p w14:paraId="69DCE961" w14:textId="77777777" w:rsidR="00090F04" w:rsidRDefault="00090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Orator Std">
    <w:panose1 w:val="020D0509020203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11864A" w14:textId="77777777" w:rsidR="00090F04" w:rsidRDefault="00090F04">
      <w:r>
        <w:separator/>
      </w:r>
    </w:p>
  </w:footnote>
  <w:footnote w:type="continuationSeparator" w:id="0">
    <w:p w14:paraId="6924DA31" w14:textId="77777777" w:rsidR="00090F04" w:rsidRDefault="00090F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72F1D" w14:textId="77777777" w:rsidR="00090F04" w:rsidRDefault="00090F04" w:rsidP="00694733">
    <w:pPr>
      <w:pStyle w:val="Header"/>
      <w:tabs>
        <w:tab w:val="clear" w:pos="4320"/>
        <w:tab w:val="clear" w:pos="8640"/>
        <w:tab w:val="left" w:pos="4810"/>
      </w:tabs>
      <w:jc w:val="right"/>
    </w:pPr>
    <w:r>
      <w:tab/>
    </w:r>
  </w:p>
  <w:p w14:paraId="15A71845" w14:textId="77777777" w:rsidR="00090F04" w:rsidRDefault="00090F04" w:rsidP="00694733">
    <w:pPr>
      <w:pStyle w:val="Header"/>
      <w:tabs>
        <w:tab w:val="clear" w:pos="4320"/>
        <w:tab w:val="clear" w:pos="8640"/>
        <w:tab w:val="left" w:pos="4810"/>
      </w:tabs>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9F0C88"/>
    <w:multiLevelType w:val="hybridMultilevel"/>
    <w:tmpl w:val="E2B4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44470B"/>
    <w:multiLevelType w:val="multilevel"/>
    <w:tmpl w:val="8B3A9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53A"/>
    <w:rsid w:val="00017EF4"/>
    <w:rsid w:val="00090F04"/>
    <w:rsid w:val="000D5F37"/>
    <w:rsid w:val="000E4E23"/>
    <w:rsid w:val="000F2E34"/>
    <w:rsid w:val="00106E58"/>
    <w:rsid w:val="001975D7"/>
    <w:rsid w:val="00207CE3"/>
    <w:rsid w:val="00213ACF"/>
    <w:rsid w:val="002B3F42"/>
    <w:rsid w:val="002E3CF5"/>
    <w:rsid w:val="003422B1"/>
    <w:rsid w:val="00362D4A"/>
    <w:rsid w:val="003B7619"/>
    <w:rsid w:val="003D38AE"/>
    <w:rsid w:val="003F0C8B"/>
    <w:rsid w:val="00430C4B"/>
    <w:rsid w:val="00444386"/>
    <w:rsid w:val="00460423"/>
    <w:rsid w:val="0047061B"/>
    <w:rsid w:val="005054A6"/>
    <w:rsid w:val="00510BFF"/>
    <w:rsid w:val="00524028"/>
    <w:rsid w:val="00556191"/>
    <w:rsid w:val="005850C9"/>
    <w:rsid w:val="00594988"/>
    <w:rsid w:val="005D7BBA"/>
    <w:rsid w:val="00635FCC"/>
    <w:rsid w:val="00636FD4"/>
    <w:rsid w:val="00664C74"/>
    <w:rsid w:val="00694733"/>
    <w:rsid w:val="006A2242"/>
    <w:rsid w:val="006C037F"/>
    <w:rsid w:val="0075567D"/>
    <w:rsid w:val="00763E63"/>
    <w:rsid w:val="007C6BBC"/>
    <w:rsid w:val="007D4786"/>
    <w:rsid w:val="00850E98"/>
    <w:rsid w:val="0087257D"/>
    <w:rsid w:val="00892CF6"/>
    <w:rsid w:val="0089458C"/>
    <w:rsid w:val="008D2E7A"/>
    <w:rsid w:val="0090701C"/>
    <w:rsid w:val="00944521"/>
    <w:rsid w:val="009542A3"/>
    <w:rsid w:val="009676A5"/>
    <w:rsid w:val="00981338"/>
    <w:rsid w:val="00982E7F"/>
    <w:rsid w:val="00A000DF"/>
    <w:rsid w:val="00A21948"/>
    <w:rsid w:val="00AD0AF6"/>
    <w:rsid w:val="00B264A4"/>
    <w:rsid w:val="00B60789"/>
    <w:rsid w:val="00B80EE0"/>
    <w:rsid w:val="00B8353A"/>
    <w:rsid w:val="00BB76B0"/>
    <w:rsid w:val="00BE0B72"/>
    <w:rsid w:val="00BE7B32"/>
    <w:rsid w:val="00C50F0C"/>
    <w:rsid w:val="00C753C9"/>
    <w:rsid w:val="00C82901"/>
    <w:rsid w:val="00C86CCD"/>
    <w:rsid w:val="00D66992"/>
    <w:rsid w:val="00D852C0"/>
    <w:rsid w:val="00DD5FF3"/>
    <w:rsid w:val="00EE6A3C"/>
    <w:rsid w:val="00F02906"/>
    <w:rsid w:val="00F44440"/>
    <w:rsid w:val="00FC786B"/>
    <w:rsid w:val="00FE6510"/>
    <w:rsid w:val="00FE72D7"/>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931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53A"/>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character" w:styleId="PlaceholderText">
    <w:name w:val="Placeholder Text"/>
    <w:basedOn w:val="DefaultParagraphFont"/>
    <w:uiPriority w:val="99"/>
    <w:semiHidden/>
    <w:rsid w:val="00B8353A"/>
    <w:rPr>
      <w:color w:val="808080"/>
    </w:rPr>
  </w:style>
  <w:style w:type="paragraph" w:styleId="BalloonText">
    <w:name w:val="Balloon Text"/>
    <w:basedOn w:val="Normal"/>
    <w:link w:val="BalloonTextChar"/>
    <w:uiPriority w:val="99"/>
    <w:semiHidden/>
    <w:unhideWhenUsed/>
    <w:rsid w:val="00B835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353A"/>
    <w:rPr>
      <w:rFonts w:ascii="Lucida Grande" w:hAnsi="Lucida Grande" w:cs="Lucida Grande"/>
      <w:sz w:val="18"/>
      <w:szCs w:val="18"/>
    </w:rPr>
  </w:style>
  <w:style w:type="table" w:styleId="TableGrid">
    <w:name w:val="Table Grid"/>
    <w:basedOn w:val="TableNormal"/>
    <w:uiPriority w:val="59"/>
    <w:rsid w:val="00B835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8353A"/>
    <w:rPr>
      <w:sz w:val="18"/>
      <w:szCs w:val="18"/>
    </w:rPr>
  </w:style>
  <w:style w:type="paragraph" w:styleId="CommentText">
    <w:name w:val="annotation text"/>
    <w:basedOn w:val="Normal"/>
    <w:link w:val="CommentTextChar"/>
    <w:uiPriority w:val="99"/>
    <w:semiHidden/>
    <w:unhideWhenUsed/>
    <w:rsid w:val="00B8353A"/>
  </w:style>
  <w:style w:type="character" w:customStyle="1" w:styleId="CommentTextChar">
    <w:name w:val="Comment Text Char"/>
    <w:basedOn w:val="DefaultParagraphFont"/>
    <w:link w:val="CommentText"/>
    <w:uiPriority w:val="99"/>
    <w:semiHidden/>
    <w:rsid w:val="00B8353A"/>
  </w:style>
  <w:style w:type="paragraph" w:styleId="CommentSubject">
    <w:name w:val="annotation subject"/>
    <w:basedOn w:val="CommentText"/>
    <w:next w:val="CommentText"/>
    <w:link w:val="CommentSubjectChar"/>
    <w:uiPriority w:val="99"/>
    <w:semiHidden/>
    <w:unhideWhenUsed/>
    <w:rsid w:val="00B8353A"/>
    <w:rPr>
      <w:b/>
      <w:bCs/>
      <w:sz w:val="20"/>
      <w:szCs w:val="20"/>
    </w:rPr>
  </w:style>
  <w:style w:type="character" w:customStyle="1" w:styleId="CommentSubjectChar">
    <w:name w:val="Comment Subject Char"/>
    <w:basedOn w:val="CommentTextChar"/>
    <w:link w:val="CommentSubject"/>
    <w:uiPriority w:val="99"/>
    <w:semiHidden/>
    <w:rsid w:val="00B8353A"/>
    <w:rPr>
      <w:b/>
      <w:bCs/>
      <w:sz w:val="20"/>
      <w:szCs w:val="20"/>
    </w:rPr>
  </w:style>
  <w:style w:type="paragraph" w:styleId="ListParagraph">
    <w:name w:val="List Paragraph"/>
    <w:basedOn w:val="Normal"/>
    <w:uiPriority w:val="34"/>
    <w:qFormat/>
    <w:rsid w:val="00B8353A"/>
    <w:pPr>
      <w:ind w:left="720"/>
      <w:contextualSpacing/>
    </w:pPr>
  </w:style>
  <w:style w:type="paragraph" w:styleId="Header">
    <w:name w:val="header"/>
    <w:basedOn w:val="Normal"/>
    <w:link w:val="HeaderChar"/>
    <w:uiPriority w:val="99"/>
    <w:unhideWhenUsed/>
    <w:rsid w:val="00B8353A"/>
    <w:pPr>
      <w:tabs>
        <w:tab w:val="center" w:pos="4320"/>
        <w:tab w:val="right" w:pos="8640"/>
      </w:tabs>
    </w:pPr>
  </w:style>
  <w:style w:type="character" w:customStyle="1" w:styleId="HeaderChar">
    <w:name w:val="Header Char"/>
    <w:basedOn w:val="DefaultParagraphFont"/>
    <w:link w:val="Header"/>
    <w:uiPriority w:val="99"/>
    <w:rsid w:val="00B8353A"/>
  </w:style>
  <w:style w:type="paragraph" w:styleId="Footer">
    <w:name w:val="footer"/>
    <w:basedOn w:val="Normal"/>
    <w:link w:val="FooterChar"/>
    <w:uiPriority w:val="99"/>
    <w:unhideWhenUsed/>
    <w:rsid w:val="00B8353A"/>
    <w:pPr>
      <w:tabs>
        <w:tab w:val="center" w:pos="4320"/>
        <w:tab w:val="right" w:pos="8640"/>
      </w:tabs>
    </w:pPr>
  </w:style>
  <w:style w:type="character" w:customStyle="1" w:styleId="FooterChar">
    <w:name w:val="Footer Char"/>
    <w:basedOn w:val="DefaultParagraphFont"/>
    <w:link w:val="Footer"/>
    <w:uiPriority w:val="99"/>
    <w:rsid w:val="00B8353A"/>
  </w:style>
  <w:style w:type="paragraph" w:customStyle="1" w:styleId="normal0">
    <w:name w:val="normal"/>
    <w:rsid w:val="00B8353A"/>
    <w:rPr>
      <w:rFonts w:ascii="Cambria" w:eastAsia="Cambria" w:hAnsi="Cambria" w:cs="Cambria"/>
      <w:color w:val="000000"/>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53A"/>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character" w:styleId="PlaceholderText">
    <w:name w:val="Placeholder Text"/>
    <w:basedOn w:val="DefaultParagraphFont"/>
    <w:uiPriority w:val="99"/>
    <w:semiHidden/>
    <w:rsid w:val="00B8353A"/>
    <w:rPr>
      <w:color w:val="808080"/>
    </w:rPr>
  </w:style>
  <w:style w:type="paragraph" w:styleId="BalloonText">
    <w:name w:val="Balloon Text"/>
    <w:basedOn w:val="Normal"/>
    <w:link w:val="BalloonTextChar"/>
    <w:uiPriority w:val="99"/>
    <w:semiHidden/>
    <w:unhideWhenUsed/>
    <w:rsid w:val="00B835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353A"/>
    <w:rPr>
      <w:rFonts w:ascii="Lucida Grande" w:hAnsi="Lucida Grande" w:cs="Lucida Grande"/>
      <w:sz w:val="18"/>
      <w:szCs w:val="18"/>
    </w:rPr>
  </w:style>
  <w:style w:type="table" w:styleId="TableGrid">
    <w:name w:val="Table Grid"/>
    <w:basedOn w:val="TableNormal"/>
    <w:uiPriority w:val="59"/>
    <w:rsid w:val="00B835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8353A"/>
    <w:rPr>
      <w:sz w:val="18"/>
      <w:szCs w:val="18"/>
    </w:rPr>
  </w:style>
  <w:style w:type="paragraph" w:styleId="CommentText">
    <w:name w:val="annotation text"/>
    <w:basedOn w:val="Normal"/>
    <w:link w:val="CommentTextChar"/>
    <w:uiPriority w:val="99"/>
    <w:semiHidden/>
    <w:unhideWhenUsed/>
    <w:rsid w:val="00B8353A"/>
  </w:style>
  <w:style w:type="character" w:customStyle="1" w:styleId="CommentTextChar">
    <w:name w:val="Comment Text Char"/>
    <w:basedOn w:val="DefaultParagraphFont"/>
    <w:link w:val="CommentText"/>
    <w:uiPriority w:val="99"/>
    <w:semiHidden/>
    <w:rsid w:val="00B8353A"/>
  </w:style>
  <w:style w:type="paragraph" w:styleId="CommentSubject">
    <w:name w:val="annotation subject"/>
    <w:basedOn w:val="CommentText"/>
    <w:next w:val="CommentText"/>
    <w:link w:val="CommentSubjectChar"/>
    <w:uiPriority w:val="99"/>
    <w:semiHidden/>
    <w:unhideWhenUsed/>
    <w:rsid w:val="00B8353A"/>
    <w:rPr>
      <w:b/>
      <w:bCs/>
      <w:sz w:val="20"/>
      <w:szCs w:val="20"/>
    </w:rPr>
  </w:style>
  <w:style w:type="character" w:customStyle="1" w:styleId="CommentSubjectChar">
    <w:name w:val="Comment Subject Char"/>
    <w:basedOn w:val="CommentTextChar"/>
    <w:link w:val="CommentSubject"/>
    <w:uiPriority w:val="99"/>
    <w:semiHidden/>
    <w:rsid w:val="00B8353A"/>
    <w:rPr>
      <w:b/>
      <w:bCs/>
      <w:sz w:val="20"/>
      <w:szCs w:val="20"/>
    </w:rPr>
  </w:style>
  <w:style w:type="paragraph" w:styleId="ListParagraph">
    <w:name w:val="List Paragraph"/>
    <w:basedOn w:val="Normal"/>
    <w:uiPriority w:val="34"/>
    <w:qFormat/>
    <w:rsid w:val="00B8353A"/>
    <w:pPr>
      <w:ind w:left="720"/>
      <w:contextualSpacing/>
    </w:pPr>
  </w:style>
  <w:style w:type="paragraph" w:styleId="Header">
    <w:name w:val="header"/>
    <w:basedOn w:val="Normal"/>
    <w:link w:val="HeaderChar"/>
    <w:uiPriority w:val="99"/>
    <w:unhideWhenUsed/>
    <w:rsid w:val="00B8353A"/>
    <w:pPr>
      <w:tabs>
        <w:tab w:val="center" w:pos="4320"/>
        <w:tab w:val="right" w:pos="8640"/>
      </w:tabs>
    </w:pPr>
  </w:style>
  <w:style w:type="character" w:customStyle="1" w:styleId="HeaderChar">
    <w:name w:val="Header Char"/>
    <w:basedOn w:val="DefaultParagraphFont"/>
    <w:link w:val="Header"/>
    <w:uiPriority w:val="99"/>
    <w:rsid w:val="00B8353A"/>
  </w:style>
  <w:style w:type="paragraph" w:styleId="Footer">
    <w:name w:val="footer"/>
    <w:basedOn w:val="Normal"/>
    <w:link w:val="FooterChar"/>
    <w:uiPriority w:val="99"/>
    <w:unhideWhenUsed/>
    <w:rsid w:val="00B8353A"/>
    <w:pPr>
      <w:tabs>
        <w:tab w:val="center" w:pos="4320"/>
        <w:tab w:val="right" w:pos="8640"/>
      </w:tabs>
    </w:pPr>
  </w:style>
  <w:style w:type="character" w:customStyle="1" w:styleId="FooterChar">
    <w:name w:val="Footer Char"/>
    <w:basedOn w:val="DefaultParagraphFont"/>
    <w:link w:val="Footer"/>
    <w:uiPriority w:val="99"/>
    <w:rsid w:val="00B8353A"/>
  </w:style>
  <w:style w:type="paragraph" w:customStyle="1" w:styleId="normal0">
    <w:name w:val="normal"/>
    <w:rsid w:val="00B8353A"/>
    <w:rPr>
      <w:rFonts w:ascii="Cambria" w:eastAsia="Cambria" w:hAnsi="Cambria" w:cs="Cambria"/>
      <w:color w:val="00000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20</Pages>
  <Words>3940</Words>
  <Characters>22461</Characters>
  <Application>Microsoft Macintosh Word</Application>
  <DocSecurity>0</DocSecurity>
  <Lines>187</Lines>
  <Paragraphs>52</Paragraphs>
  <ScaleCrop>false</ScaleCrop>
  <Company>University of British Columbia</Company>
  <LinksUpToDate>false</LinksUpToDate>
  <CharactersWithSpaces>26349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3</cp:revision>
  <dcterms:created xsi:type="dcterms:W3CDTF">2016-06-07T17:51:00Z</dcterms:created>
  <dcterms:modified xsi:type="dcterms:W3CDTF">2016-06-08T16:50:00Z</dcterms:modified>
</cp:coreProperties>
</file>